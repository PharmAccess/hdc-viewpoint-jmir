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3D3A" w14:textId="77777777" w:rsidR="00A513EA" w:rsidRDefault="00432E7F">
      <w:pPr>
        <w:pStyle w:val="Title"/>
      </w:pPr>
      <w:r>
        <w:t>Data interoperability in context: the importance of open-source implementations when choosing open standards</w:t>
      </w:r>
    </w:p>
    <w:p w14:paraId="6E3A9962" w14:textId="77777777" w:rsidR="00A513EA" w:rsidRPr="00627589" w:rsidRDefault="00432E7F">
      <w:pPr>
        <w:pStyle w:val="Author"/>
        <w:rPr>
          <w:lang w:val="nl-NL"/>
          <w:rPrChange w:id="0" w:author="Daniel Kapitan" w:date="2025-02-25T11:23:00Z" w16du:dateUtc="2025-02-25T10:23:00Z">
            <w:rPr/>
          </w:rPrChange>
        </w:rPr>
      </w:pPr>
      <w:r w:rsidRPr="00627589">
        <w:rPr>
          <w:lang w:val="nl-NL"/>
          <w:rPrChange w:id="1" w:author="Daniel Kapitan" w:date="2025-02-25T11:23:00Z" w16du:dateUtc="2025-02-25T10:23:00Z">
            <w:rPr/>
          </w:rPrChange>
        </w:rPr>
        <w:t xml:space="preserve">Daniel </w:t>
      </w:r>
      <w:proofErr w:type="spellStart"/>
      <w:r w:rsidRPr="00627589">
        <w:rPr>
          <w:lang w:val="nl-NL"/>
          <w:rPrChange w:id="2" w:author="Daniel Kapitan" w:date="2025-02-25T11:23:00Z" w16du:dateUtc="2025-02-25T10:23:00Z">
            <w:rPr/>
          </w:rPrChange>
        </w:rPr>
        <w:t>Kapitan</w:t>
      </w:r>
      <w:proofErr w:type="spellEnd"/>
    </w:p>
    <w:p w14:paraId="591B3119" w14:textId="77777777" w:rsidR="00A513EA" w:rsidRPr="00627589" w:rsidRDefault="00432E7F">
      <w:pPr>
        <w:pStyle w:val="Author"/>
        <w:rPr>
          <w:lang w:val="nl-NL"/>
          <w:rPrChange w:id="3" w:author="Daniel Kapitan" w:date="2025-02-25T11:23:00Z" w16du:dateUtc="2025-02-25T10:23:00Z">
            <w:rPr/>
          </w:rPrChange>
        </w:rPr>
      </w:pPr>
      <w:r w:rsidRPr="00627589">
        <w:rPr>
          <w:lang w:val="nl-NL"/>
          <w:rPrChange w:id="4" w:author="Daniel Kapitan" w:date="2025-02-25T11:23:00Z" w16du:dateUtc="2025-02-25T10:23:00Z">
            <w:rPr/>
          </w:rPrChange>
        </w:rPr>
        <w:t xml:space="preserve">Femke </w:t>
      </w:r>
      <w:proofErr w:type="spellStart"/>
      <w:r w:rsidRPr="00627589">
        <w:rPr>
          <w:lang w:val="nl-NL"/>
          <w:rPrChange w:id="5" w:author="Daniel Kapitan" w:date="2025-02-25T11:23:00Z" w16du:dateUtc="2025-02-25T10:23:00Z">
            <w:rPr/>
          </w:rPrChange>
        </w:rPr>
        <w:t>Heddema</w:t>
      </w:r>
      <w:proofErr w:type="spellEnd"/>
    </w:p>
    <w:p w14:paraId="03376686" w14:textId="77777777" w:rsidR="00A513EA" w:rsidRPr="00627589" w:rsidRDefault="00432E7F">
      <w:pPr>
        <w:pStyle w:val="Author"/>
        <w:rPr>
          <w:lang w:val="nl-NL"/>
          <w:rPrChange w:id="6" w:author="Daniel Kapitan" w:date="2025-02-25T11:23:00Z" w16du:dateUtc="2025-02-25T10:23:00Z">
            <w:rPr/>
          </w:rPrChange>
        </w:rPr>
      </w:pPr>
      <w:r w:rsidRPr="00627589">
        <w:rPr>
          <w:lang w:val="nl-NL"/>
          <w:rPrChange w:id="7" w:author="Daniel Kapitan" w:date="2025-02-25T11:23:00Z" w16du:dateUtc="2025-02-25T10:23:00Z">
            <w:rPr/>
          </w:rPrChange>
        </w:rPr>
        <w:t>Andre Dekker</w:t>
      </w:r>
    </w:p>
    <w:p w14:paraId="7F64DF5E" w14:textId="77777777" w:rsidR="00A513EA" w:rsidRPr="00627589" w:rsidRDefault="00432E7F">
      <w:pPr>
        <w:pStyle w:val="Author"/>
        <w:rPr>
          <w:lang w:val="nl-NL"/>
          <w:rPrChange w:id="8" w:author="Daniel Kapitan" w:date="2025-02-25T11:23:00Z" w16du:dateUtc="2025-02-25T10:23:00Z">
            <w:rPr/>
          </w:rPrChange>
        </w:rPr>
      </w:pPr>
      <w:r w:rsidRPr="00627589">
        <w:rPr>
          <w:lang w:val="nl-NL"/>
          <w:rPrChange w:id="9" w:author="Daniel Kapitan" w:date="2025-02-25T11:23:00Z" w16du:dateUtc="2025-02-25T10:23:00Z">
            <w:rPr/>
          </w:rPrChange>
        </w:rPr>
        <w:t>Melle Sieswerda</w:t>
      </w:r>
    </w:p>
    <w:p w14:paraId="5BDA1E4C" w14:textId="77777777" w:rsidR="00A513EA" w:rsidRPr="00627589" w:rsidRDefault="00432E7F">
      <w:pPr>
        <w:pStyle w:val="Author"/>
        <w:rPr>
          <w:lang w:val="nl-NL"/>
          <w:rPrChange w:id="10" w:author="Daniel Kapitan" w:date="2025-02-25T11:23:00Z" w16du:dateUtc="2025-02-25T10:23:00Z">
            <w:rPr/>
          </w:rPrChange>
        </w:rPr>
      </w:pPr>
      <w:r w:rsidRPr="00627589">
        <w:rPr>
          <w:lang w:val="nl-NL"/>
          <w:rPrChange w:id="11" w:author="Daniel Kapitan" w:date="2025-02-25T11:23:00Z" w16du:dateUtc="2025-02-25T10:23:00Z">
            <w:rPr/>
          </w:rPrChange>
        </w:rPr>
        <w:t xml:space="preserve">Bart-Jan </w:t>
      </w:r>
      <w:proofErr w:type="spellStart"/>
      <w:r w:rsidRPr="00627589">
        <w:rPr>
          <w:lang w:val="nl-NL"/>
          <w:rPrChange w:id="12" w:author="Daniel Kapitan" w:date="2025-02-25T11:23:00Z" w16du:dateUtc="2025-02-25T10:23:00Z">
            <w:rPr/>
          </w:rPrChange>
        </w:rPr>
        <w:t>Verhoeff</w:t>
      </w:r>
      <w:proofErr w:type="spellEnd"/>
    </w:p>
    <w:p w14:paraId="59C931D5" w14:textId="77777777" w:rsidR="00A513EA" w:rsidRPr="00627589" w:rsidRDefault="00432E7F">
      <w:pPr>
        <w:pStyle w:val="Author"/>
        <w:rPr>
          <w:lang w:val="nl-NL"/>
          <w:rPrChange w:id="13" w:author="Daniel Kapitan" w:date="2025-02-25T11:23:00Z" w16du:dateUtc="2025-02-25T10:23:00Z">
            <w:rPr/>
          </w:rPrChange>
        </w:rPr>
      </w:pPr>
      <w:r w:rsidRPr="00627589">
        <w:rPr>
          <w:lang w:val="nl-NL"/>
          <w:rPrChange w:id="14" w:author="Daniel Kapitan" w:date="2025-02-25T11:23:00Z" w16du:dateUtc="2025-02-25T10:23:00Z">
            <w:rPr/>
          </w:rPrChange>
        </w:rPr>
        <w:t>Matt Berg</w:t>
      </w:r>
    </w:p>
    <w:p w14:paraId="1689AB9F" w14:textId="77777777" w:rsidR="00A513EA" w:rsidRDefault="00432E7F">
      <w:pPr>
        <w:pStyle w:val="AbstractTitle"/>
      </w:pPr>
      <w:r>
        <w:t>Abstract</w:t>
      </w:r>
    </w:p>
    <w:p w14:paraId="3A89B42D" w14:textId="36D673B8" w:rsidR="00A513EA" w:rsidRDefault="00432E7F">
      <w:pPr>
        <w:pStyle w:val="Abstract"/>
      </w:pPr>
      <w:r>
        <w:t xml:space="preserve">In response to the proposal of </w:t>
      </w:r>
      <w:proofErr w:type="spellStart"/>
      <w:r>
        <w:t>Tsafnat</w:t>
      </w:r>
      <w:proofErr w:type="spellEnd"/>
      <w:r>
        <w:t xml:space="preserve">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w:t>
      </w:r>
      <w:ins w:id="15" w:author="Daniel Kapitan" w:date="2025-02-28T13:58:00Z" w16du:dateUtc="2025-02-28T12:58:00Z">
        <w:r w:rsidR="00643B99">
          <w:t xml:space="preserve">software </w:t>
        </w:r>
      </w:ins>
      <w:r>
        <w:t xml:space="preserve">implementations needs to be considered when choosing an appropriate standard for a given context. We discuss two specific contexts, namely standardization of i) health data for federated learning, and ii) health data sharing in </w:t>
      </w:r>
      <w:commentRangeStart w:id="16"/>
      <w:commentRangeStart w:id="17"/>
      <w:r>
        <w:t>low</w:t>
      </w:r>
      <w:del w:id="18" w:author="Joost Holslag" w:date="2025-03-10T09:19:00Z" w16du:dateUtc="2025-03-10T08:19:00Z">
        <w:r w:rsidDel="009B00ED">
          <w:delText>-</w:delText>
        </w:r>
      </w:del>
      <w:r>
        <w:t xml:space="preserve"> and middle income </w:t>
      </w:r>
      <w:commentRangeEnd w:id="16"/>
      <w:r w:rsidR="007F177A">
        <w:rPr>
          <w:rStyle w:val="CommentReference"/>
        </w:rPr>
        <w:commentReference w:id="16"/>
      </w:r>
      <w:commentRangeEnd w:id="17"/>
      <w:r w:rsidR="00B01F92">
        <w:rPr>
          <w:rStyle w:val="CommentReference"/>
        </w:rPr>
        <w:commentReference w:id="17"/>
      </w:r>
      <w:r>
        <w:t>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w:t>
      </w:r>
      <w:commentRangeStart w:id="19"/>
      <w:del w:id="20" w:author="Joost Holslag" w:date="2025-03-10T09:03:00Z" w16du:dateUtc="2025-03-10T08:03:00Z">
        <w:r w:rsidDel="00A40A9E">
          <w:delText xml:space="preserve"> as the primary standard, with as yet limited adoption of OMOP and openEHR</w:delText>
        </w:r>
      </w:del>
      <w:r>
        <w:t>.</w:t>
      </w:r>
      <w:commentRangeEnd w:id="19"/>
      <w:r w:rsidR="00F35613">
        <w:rPr>
          <w:rStyle w:val="CommentReference"/>
        </w:rPr>
        <w:commentReference w:id="19"/>
      </w:r>
      <w:r>
        <w:t xml:space="preserve"> We propose practical guidelines for context-specific adaptation of open health data standards.</w:t>
      </w:r>
    </w:p>
    <w:p w14:paraId="4FD1EBC7" w14:textId="77777777" w:rsidR="00A513EA" w:rsidRDefault="00432E7F">
      <w:pPr>
        <w:pStyle w:val="Heading2"/>
      </w:pPr>
      <w:bookmarkStart w:id="21" w:name="X7d6ee2004e6a0e09d7959fa993fabf1a31b97b1"/>
      <w:r>
        <w:t>Open standards are a necessary but not sufficient condition for interoperability</w:t>
      </w:r>
    </w:p>
    <w:p w14:paraId="434F0B6F" w14:textId="72C06549" w:rsidR="00A513EA" w:rsidRDefault="00432E7F">
      <w:pPr>
        <w:pStyle w:val="FirstParagraph"/>
      </w:pPr>
      <w:r>
        <w:t xml:space="preserve">“A paradox of health care interoperability is the existence of a large number of standards with significant overlap among them,” say </w:t>
      </w:r>
      <w:proofErr w:type="spellStart"/>
      <w:r>
        <w:t>Tsafnat</w:t>
      </w:r>
      <w:proofErr w:type="spellEnd"/>
      <w:r>
        <w:t xml:space="preserve"> et al., followed by a call to action towards the health informatics community to put effort into establishing convergence and preventing collision [1]. To do so, they propose to converge on three open standards, namely i) </w:t>
      </w:r>
      <w:commentRangeStart w:id="22"/>
      <w:r>
        <w:t xml:space="preserve">openEHR for </w:t>
      </w:r>
      <w:ins w:id="23" w:author="Joost Holslag" w:date="2025-03-10T09:09:00Z" w16du:dateUtc="2025-03-10T08:09:00Z">
        <w:r w:rsidR="00CE7D4E">
          <w:t xml:space="preserve">recording </w:t>
        </w:r>
      </w:ins>
      <w:r>
        <w:t>clinical care</w:t>
      </w:r>
      <w:ins w:id="24" w:author="Joost Holslag" w:date="2025-03-10T09:09:00Z" w16du:dateUtc="2025-03-10T08:09:00Z">
        <w:r w:rsidR="003242A9">
          <w:t xml:space="preserve"> </w:t>
        </w:r>
      </w:ins>
      <w:del w:id="25" w:author="Joost Holslag" w:date="2025-03-10T09:09:00Z" w16du:dateUtc="2025-03-10T08:09:00Z">
        <w:r w:rsidDel="00CE7D4E">
          <w:delText xml:space="preserve"> </w:delText>
        </w:r>
      </w:del>
      <w:ins w:id="26" w:author="Joost Holslag" w:date="2025-03-10T09:09:00Z" w16du:dateUtc="2025-03-10T08:09:00Z">
        <w:r w:rsidR="003242A9">
          <w:t>data</w:t>
        </w:r>
      </w:ins>
      <w:del w:id="27" w:author="Joost Holslag" w:date="2025-03-10T09:09:00Z" w16du:dateUtc="2025-03-10T08:09:00Z">
        <w:r w:rsidDel="00CE7D4E">
          <w:delText>and administration</w:delText>
        </w:r>
      </w:del>
      <w:commentRangeEnd w:id="22"/>
      <w:r w:rsidR="00D0397B">
        <w:rPr>
          <w:rStyle w:val="CommentReference"/>
        </w:rPr>
        <w:commentReference w:id="22"/>
      </w:r>
      <w:r>
        <w:t xml:space="preserve">; ii) Fast Health Interoperability Resources (FHIR) for data exchange and iii) Observational Medical Outcomes Partnership Common Data Model (OMOP) for longitudinal analysis. They argue </w:t>
      </w:r>
      <w:r>
        <w:lastRenderedPageBreak/>
        <w:t>that open data standards, backed by engaged communities, hold an advantage over proprietary ones and therefore should be chosen as the steppingstones towards achieving true interoperability.</w:t>
      </w:r>
    </w:p>
    <w:p w14:paraId="4A766881" w14:textId="0DA9B289" w:rsidR="00A513EA" w:rsidRDefault="00432E7F">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 [2], the paradox of open [3] and the hourglass model of open architectures [4,5]. Subsequently, we outline the importance of the open-source </w:t>
      </w:r>
      <w:ins w:id="28" w:author="Daniel Kapitan" w:date="2025-02-28T13:59:00Z" w16du:dateUtc="2025-02-28T12:59:00Z">
        <w:r w:rsidR="00643B99">
          <w:t xml:space="preserve">software (OSS) </w:t>
        </w:r>
      </w:ins>
      <w:r>
        <w:t xml:space="preserve">ecosystem by reflecting on our considerations in designing and implementing health data platforms in two specific contexts, namely i) platforms for federated learning on shared health data in high income countries; and ii) health data platforms for </w:t>
      </w:r>
      <w:proofErr w:type="gramStart"/>
      <w:r>
        <w:t>low and middle income</w:t>
      </w:r>
      <w:proofErr w:type="gramEnd"/>
      <w:r>
        <w:t xml:space="preserve"> countries (LMICs). These case studies illustrate the limitations of the trichotomy proposed by </w:t>
      </w:r>
      <w:proofErr w:type="spellStart"/>
      <w:r>
        <w:t>Tsafnat</w:t>
      </w:r>
      <w:proofErr w:type="spellEnd"/>
      <w:r>
        <w:t xml:space="preserve"> et. Particularly, we argue that of the three standards, FHIR stands out as being the most practical and adaptable which allows it to be used for longitudinal analysis and clinical </w:t>
      </w:r>
      <w:commentRangeStart w:id="29"/>
      <w:r>
        <w:t>administration</w:t>
      </w:r>
      <w:commentRangeEnd w:id="29"/>
      <w:r w:rsidR="00C55B5A">
        <w:rPr>
          <w:rStyle w:val="CommentReference"/>
        </w:rPr>
        <w:commentReference w:id="29"/>
      </w:r>
      <w:r>
        <w:t xml:space="preserve"> as well, besides its original purpose as a health data exchange standard. We conclude this viewpoint with practical implications of these findings and directions for future research of open health data standards.</w:t>
      </w:r>
    </w:p>
    <w:p w14:paraId="3B940C22" w14:textId="77777777" w:rsidR="00A513EA" w:rsidRDefault="00432E7F">
      <w:pPr>
        <w:pStyle w:val="Heading2"/>
      </w:pPr>
      <w:bookmarkStart w:id="30" w:name="X1674dcdcc45b8fdcf67fb1346a88134eb4e50eb"/>
      <w:bookmarkEnd w:id="21"/>
      <w:r>
        <w:t>Digital platforms require extensibility, availability of complementary components and availability of executable pieces of software</w:t>
      </w:r>
    </w:p>
    <w:p w14:paraId="39A24413" w14:textId="36C94878" w:rsidR="00A513EA" w:rsidRDefault="00432E7F">
      <w:pPr>
        <w:pStyle w:val="FirstParagraph"/>
      </w:pPr>
      <w:r>
        <w:t xml:space="preserve">In their editorial, </w:t>
      </w:r>
      <w:proofErr w:type="spellStart"/>
      <w:r>
        <w:t>Tsafnat</w:t>
      </w:r>
      <w:proofErr w:type="spellEnd"/>
      <w:r>
        <w:t xml:space="preserve">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w:t>
      </w:r>
      <w:commentRangeStart w:id="31"/>
      <w:r>
        <w:t>platform</w:t>
      </w:r>
      <w:commentRangeEnd w:id="31"/>
      <w:r w:rsidR="00260FA6">
        <w:rPr>
          <w:rStyle w:val="CommentReference"/>
        </w:rPr>
        <w:commentReference w:id="31"/>
      </w:r>
      <w:r>
        <w:t xml:space="preserve">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 [2]. Openness in this context pertains to the software modules that constitute the digital platform. Realizing openness can be achieved through </w:t>
      </w:r>
      <w:del w:id="32" w:author="Joost Holslag" w:date="2025-03-10T09:21:00Z" w16du:dateUtc="2025-03-10T08:21:00Z">
        <w:r w:rsidDel="00A41A6F">
          <w:delText>open-sourcing</w:delText>
        </w:r>
      </w:del>
      <w:ins w:id="33" w:author="Joost Holslag" w:date="2025-03-10T09:21:00Z" w16du:dateUtc="2025-03-10T08:21:00Z">
        <w:r w:rsidR="00A41A6F">
          <w:t>open sourcing</w:t>
        </w:r>
      </w:ins>
      <w:r>
        <w:t xml:space="preserve"> the core components of the platform or defining standardized interfaces through which components can interact [6]. Only when </w:t>
      </w:r>
      <w:proofErr w:type="gramStart"/>
      <w:r>
        <w:t>the majority of</w:t>
      </w:r>
      <w:proofErr w:type="gramEnd"/>
      <w:r>
        <w:t xml:space="preserve"> these aspects of digital platforms are met can we reasonably expect that the digital platform will indeed flourish and be long lived.</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A513EA" w14:paraId="0E6B471C" w14:textId="77777777" w:rsidTr="00A513EA">
        <w:trPr>
          <w:cantSplit/>
        </w:trPr>
        <w:tc>
          <w:tcPr>
            <w:tcW w:w="0" w:type="auto"/>
            <w:shd w:val="clear" w:color="auto" w:fill="DAE6FB"/>
            <w:tcMar>
              <w:top w:w="92" w:type="dxa"/>
              <w:bottom w:w="92" w:type="dxa"/>
            </w:tcMar>
          </w:tcPr>
          <w:p w14:paraId="211A70EF" w14:textId="77777777" w:rsidR="00A513EA" w:rsidRDefault="00432E7F">
            <w:pPr>
              <w:pStyle w:val="BodyText"/>
              <w:spacing w:before="0" w:after="0"/>
              <w:textAlignment w:val="center"/>
            </w:pPr>
            <w:r>
              <w:rPr>
                <w:noProof/>
              </w:rPr>
              <w:drawing>
                <wp:inline distT="0" distB="0" distL="0" distR="0" wp14:anchorId="4E283D0E" wp14:editId="78BB2E5B">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Applications/quarto/share/formats/docx/note.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Textbox 1: Conceptual background of the digital platform.</w:t>
            </w:r>
          </w:p>
        </w:tc>
      </w:tr>
      <w:tr w:rsidR="00A513EA" w14:paraId="526B0BFF" w14:textId="77777777" w:rsidTr="00A513EA">
        <w:trPr>
          <w:cantSplit/>
        </w:trPr>
        <w:tc>
          <w:tcPr>
            <w:tcW w:w="0" w:type="auto"/>
            <w:tcMar>
              <w:top w:w="108" w:type="dxa"/>
              <w:bottom w:w="108" w:type="dxa"/>
            </w:tcMar>
          </w:tcPr>
          <w:p w14:paraId="4493BF2F" w14:textId="77777777" w:rsidR="00A513EA" w:rsidRDefault="00432E7F">
            <w:pPr>
              <w:pStyle w:val="BodyText"/>
              <w:spacing w:before="16"/>
            </w:pPr>
            <w:r>
              <w:rPr>
                <w:b/>
                <w:bCs/>
              </w:rPr>
              <w:lastRenderedPageBreak/>
              <w:t>Digital platforms</w:t>
            </w:r>
            <w:r>
              <w:t xml:space="preserve"> are software-based online infrastructures that facilitate interactions and transactions between users. In the context of this paper, digital platforms serve as an interface used to interact with data systems. </w:t>
            </w:r>
            <w:r>
              <w:rPr>
                <w:b/>
                <w:bCs/>
              </w:rPr>
              <w:t>Data systems</w:t>
            </w:r>
            <w:r>
              <w:t xml:space="preserve"> describe a set of technologies, tools and processes that extract, manage and deliver data. Where the </w:t>
            </w:r>
            <w:r>
              <w:rPr>
                <w:b/>
                <w:bCs/>
              </w:rPr>
              <w:t>data system</w:t>
            </w:r>
            <w:r>
              <w:t xml:space="preserve"> describes the functional implementation, the </w:t>
            </w:r>
            <w:r>
              <w:rPr>
                <w:b/>
                <w:bCs/>
              </w:rPr>
              <w:t>data architecture</w:t>
            </w:r>
            <w:r>
              <w:t xml:space="preserve"> specifies the design framework, outlining how the data flows in its collection, storage, processing and governance. Its key components are </w:t>
            </w:r>
            <w:r>
              <w:rPr>
                <w:b/>
                <w:bCs/>
              </w:rPr>
              <w:t>data sources</w:t>
            </w:r>
            <w:r>
              <w:t xml:space="preserve"> (original ‘raw’ data that is collected before any processing), data repositories like </w:t>
            </w:r>
            <w:r>
              <w:rPr>
                <w:b/>
                <w:bCs/>
              </w:rPr>
              <w:t>databases</w:t>
            </w:r>
            <w:r>
              <w:t xml:space="preserve">, </w:t>
            </w:r>
            <w:r>
              <w:rPr>
                <w:b/>
                <w:bCs/>
              </w:rPr>
              <w:t>data warehouses</w:t>
            </w:r>
            <w:r>
              <w:t xml:space="preserve"> or </w:t>
            </w:r>
            <w:r>
              <w:rPr>
                <w:b/>
                <w:bCs/>
              </w:rPr>
              <w:t>lakes</w:t>
            </w:r>
            <w:r>
              <w:t xml:space="preserve"> and data processing engines and pipelines that transform raw data into a usable format for analysis.</w:t>
            </w:r>
          </w:p>
          <w:p w14:paraId="731A48E2" w14:textId="77777777" w:rsidR="00A513EA" w:rsidRDefault="00432E7F">
            <w:pPr>
              <w:pStyle w:val="BodyText"/>
              <w:spacing w:after="16"/>
            </w:pPr>
            <w:r>
              <w:t xml:space="preserve">All architectures include a </w:t>
            </w:r>
            <w:r>
              <w:rPr>
                <w:b/>
                <w:bCs/>
              </w:rPr>
              <w:t>core technical platform</w:t>
            </w:r>
            <w:r>
              <w:t xml:space="preserve"> (the foundational infrastructure) that can be extended to facilitate the necessary digital services. </w:t>
            </w:r>
            <w:r>
              <w:rPr>
                <w:b/>
                <w:bCs/>
              </w:rPr>
              <w:t>Data architectures</w:t>
            </w:r>
            <w:r>
              <w:t xml:space="preserve"> contain different levels of specifications for the technical components entailed in the system. These levels include a </w:t>
            </w:r>
            <w:proofErr w:type="gramStart"/>
            <w:r>
              <w:t>systems</w:t>
            </w:r>
            <w:proofErr w:type="gramEnd"/>
            <w:del w:id="34" w:author="Joost Holslag" w:date="2025-03-10T09:25:00Z" w16du:dateUtc="2025-03-10T08:25:00Z">
              <w:r w:rsidDel="00536E96">
                <w:delText>’</w:delText>
              </w:r>
            </w:del>
            <w:r>
              <w:t xml:space="preserve"> </w:t>
            </w:r>
            <w:r>
              <w:rPr>
                <w:b/>
                <w:bCs/>
              </w:rPr>
              <w:t>code base</w:t>
            </w:r>
            <w:r>
              <w:t xml:space="preserve"> (machine-readable text describing how to extract and process certain data), </w:t>
            </w:r>
            <w:r>
              <w:rPr>
                <w:b/>
                <w:bCs/>
              </w:rPr>
              <w:t>software tools</w:t>
            </w:r>
            <w:r>
              <w:t xml:space="preserve"> (programs and applications enabling digital operations) and </w:t>
            </w:r>
            <w:r>
              <w:rPr>
                <w:b/>
                <w:bCs/>
              </w:rPr>
              <w:t>stacks</w:t>
            </w:r>
            <w:r>
              <w:t xml:space="preserve"> (layers of software systems working together).</w:t>
            </w:r>
          </w:p>
        </w:tc>
      </w:tr>
    </w:tbl>
    <w:p w14:paraId="6FB82640" w14:textId="394F2E08" w:rsidR="00A513EA" w:rsidRDefault="00432E7F">
      <w:pPr>
        <w:pStyle w:val="BodyText"/>
      </w:pPr>
      <w:r>
        <w:t xml:space="preserve">If open digital platforms are what we want, the question is how to achieve that. In what they frame as ‘the paradox of open’, Keller and Tarkowski argue that open platforms and their associated ecosystems can only flourish if two types of conditions are met [3]. The first condition states that many people need to contribute to the creation of a common resource. “This is the story of Wikipedia, OpenStreetMap, Blender.org, and the countless free software projects that provide much of the internet’s infrastructure.” [3] Indeed, </w:t>
      </w:r>
      <w:proofErr w:type="spellStart"/>
      <w:r>
        <w:t>Tsafnat</w:t>
      </w:r>
      <w:proofErr w:type="spellEnd"/>
      <w:r>
        <w:t xml:space="preserve"> et al. have explicitly </w:t>
      </w:r>
      <w:proofErr w:type="gramStart"/>
      <w:r>
        <w:t>taken into account</w:t>
      </w:r>
      <w:proofErr w:type="gramEnd"/>
      <w:r>
        <w:t xml:space="preserve"> that “an engaged and vibrant community is a major advantage for the longevity of the data standards it uses,” which has informed their proposal to converge towards OMOP, FHIR and openEHR over other existing health data standards. However, the importance of </w:t>
      </w:r>
      <w:ins w:id="35" w:author="Daniel Kapitan" w:date="2025-02-28T14:01:00Z" w16du:dateUtc="2025-02-28T13:01:00Z">
        <w:r w:rsidR="00643B99">
          <w:t xml:space="preserve">OSS </w:t>
        </w:r>
      </w:ins>
      <w:del w:id="36" w:author="Daniel Kapitan" w:date="2025-02-28T14:01:00Z" w16du:dateUtc="2025-02-28T13:01:00Z">
        <w:r w:rsidDel="00643B99">
          <w:delText xml:space="preserve">open-source software </w:delText>
        </w:r>
      </w:del>
      <w:r>
        <w:t xml:space="preserve">is somewhat overlooked. This point is only mentioned in passing when </w:t>
      </w:r>
      <w:proofErr w:type="spellStart"/>
      <w:r>
        <w:t>Tsafnat</w:t>
      </w:r>
      <w:proofErr w:type="spellEnd"/>
      <w:r>
        <w:t xml:space="preserve"> et al. reference work done by Reynolds and Wyatt who already argued in 2011 “… for the superiority of open-source licensing to promote safer, more effective healthcare information systems. We claim that open-source licensing in health care information systems is essential to rational procurement strategy” [7]. Hence, we extend the line of reasoning of </w:t>
      </w:r>
      <w:proofErr w:type="spellStart"/>
      <w:r>
        <w:t>Tsafnat</w:t>
      </w:r>
      <w:proofErr w:type="spellEnd"/>
      <w:r>
        <w:t xml:space="preserve"> et al. by emphasizing that the availability of executable </w:t>
      </w:r>
      <w:ins w:id="37" w:author="Daniel Kapitan" w:date="2025-02-28T12:00:00Z" w16du:dateUtc="2025-02-28T11:00:00Z">
        <w:r w:rsidR="00E30E20">
          <w:t>OSS components</w:t>
        </w:r>
      </w:ins>
      <w:del w:id="38" w:author="Daniel Kapitan" w:date="2025-02-28T12:00:00Z" w16du:dateUtc="2025-02-28T11:00:00Z">
        <w:r w:rsidDel="00E30E20">
          <w:delText>open-source pieces of software</w:delText>
        </w:r>
      </w:del>
      <w:r>
        <w:t>, which inherently make it easier to extend the code base of the health data standard and thereby driving greater availability of complementary components, is an important criterion which needs to be explicitly taken into account when choosing which standard to adopt.</w:t>
      </w:r>
    </w:p>
    <w:p w14:paraId="06A065AE" w14:textId="007A9052" w:rsidR="00A513EA" w:rsidRDefault="00432E7F">
      <w:pPr>
        <w:pStyle w:val="BodyText"/>
      </w:pPr>
      <w:r>
        <w:t xml:space="preserve">The second condition put forward by Keller and Tarkowski is that open ecosystems have proven fruitful when “opening up” is the result of external incentives or requirements, rather than voluntary actions. </w:t>
      </w:r>
      <w:commentRangeStart w:id="39"/>
      <w:commentRangeStart w:id="40"/>
      <w:r>
        <w:t>Examples of such external incentives are</w:t>
      </w:r>
      <w:commentRangeEnd w:id="39"/>
      <w:r w:rsidR="00F87E51">
        <w:rPr>
          <w:rStyle w:val="CommentReference"/>
        </w:rPr>
        <w:commentReference w:id="39"/>
      </w:r>
      <w:commentRangeEnd w:id="40"/>
      <w:r w:rsidR="00E7322D">
        <w:rPr>
          <w:rStyle w:val="CommentReference"/>
        </w:rPr>
        <w:commentReference w:id="40"/>
      </w:r>
      <w:r>
        <w:t xml:space="preserve"> “… </w:t>
      </w:r>
      <w:del w:id="41" w:author="Joost Holslag" w:date="2025-03-10T09:29:00Z" w16du:dateUtc="2025-03-10T08:29:00Z">
        <w:r w:rsidDel="00B16CEC">
          <w:delText>publicly-funded</w:delText>
        </w:r>
      </w:del>
      <w:ins w:id="42" w:author="Joost Holslag" w:date="2025-03-10T09:29:00Z" w16du:dateUtc="2025-03-10T08:29:00Z">
        <w:r w:rsidR="00B16CEC">
          <w:t>publicly funded</w:t>
        </w:r>
      </w:ins>
      <w:r>
        <w:t xml:space="preserve"> knowledge production like Open Access academic publications, cultural heritage collections in the Public Domain, Open Educational Resources, and Open </w:t>
      </w:r>
      <w:r>
        <w:lastRenderedPageBreak/>
        <w:t xml:space="preserve">Government data.” [3] Another canonical example is the birth of the GSM standard, which was mandated by European legislation [8].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 [9]. </w:t>
      </w:r>
      <w:ins w:id="43" w:author="Joost Holslag" w:date="2025-03-10T09:34:00Z" w16du:dateUtc="2025-03-10T08:34:00Z">
        <w:r w:rsidR="0003418C">
          <w:t xml:space="preserve">Notably </w:t>
        </w:r>
        <w:r w:rsidR="00471E59">
          <w:t>t</w:t>
        </w:r>
      </w:ins>
      <w:del w:id="44" w:author="Joost Holslag" w:date="2025-03-10T09:34:00Z" w16du:dateUtc="2025-03-10T08:34:00Z">
        <w:r w:rsidDel="0003418C">
          <w:delText>T</w:delText>
        </w:r>
      </w:del>
      <w:r>
        <w:t xml:space="preserve">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 [10]. In the US, the Office of the National Coordinator for Health Information Technology and the Centers for Medicare and Medicaid Services have introduced a steady stream of new regulations, criteria, and deadlines in Health IT that has resulted in significant adoption of FHIR [11]. In India, the open Health Claims Exchange protocol specification - which is based on FHIR - has been mandated by the Indian government as the standard for e-claims handling [12,13]. The African Union recommends all new implementations and digital health system improvements use FHIR as the primary mechanism for data exchange [14], but doesn’t say anything about the use of, for example, </w:t>
      </w:r>
      <w:proofErr w:type="spellStart"/>
      <w:r>
        <w:t>openEHR</w:t>
      </w:r>
      <w:proofErr w:type="spellEnd"/>
      <w:r>
        <w:t xml:space="preserve"> for </w:t>
      </w:r>
      <w:commentRangeStart w:id="45"/>
      <w:r>
        <w:t>administrative</w:t>
      </w:r>
      <w:commentRangeEnd w:id="45"/>
      <w:r w:rsidR="00844379">
        <w:rPr>
          <w:rStyle w:val="CommentReference"/>
        </w:rPr>
        <w:commentReference w:id="45"/>
      </w:r>
      <w:r>
        <w:t xml:space="preserve"> point-of-service systems.</w:t>
      </w:r>
    </w:p>
    <w:p w14:paraId="5269846C" w14:textId="77777777" w:rsidR="00A513EA" w:rsidRDefault="00432E7F">
      <w:pPr>
        <w:pStyle w:val="BodyText"/>
      </w:pPr>
      <w:r>
        <w:t>Our third critical reflection on choosing health data standards pertains to the notion of the hourglass model [4,5] and the concept of open architectures [15]. The hourglass model is “… an approach to design that seeks to support a great diversity of applications (at the top of the hourglass) and allow implementation using a great diversity of supporting services (at the bottom).” [5] 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14:paraId="350A16A0" w14:textId="27239B94" w:rsidR="00A513EA" w:rsidRDefault="00432E7F">
      <w:pPr>
        <w:pStyle w:val="BodyText"/>
      </w:pPr>
      <w:r>
        <w:t xml:space="preserve">We argue that i) the external incentives that have mandated FHIR in certain jurisdictions, and ii) the inherent modularity of the FHIR standard have resulted in a large boost in both commercial and </w:t>
      </w:r>
      <w:del w:id="46" w:author="Daniel Kapitan" w:date="2025-02-28T12:00:00Z" w16du:dateUtc="2025-02-28T11:00:00Z">
        <w:r w:rsidDel="00E30E20">
          <w:delText xml:space="preserve">open-source </w:delText>
        </w:r>
      </w:del>
      <w:ins w:id="47" w:author="Daniel Kapitan" w:date="2025-02-28T12:00:00Z" w16du:dateUtc="2025-02-28T11:00:00Z">
        <w:r w:rsidR="00E30E20">
          <w:t xml:space="preserve">OSS </w:t>
        </w:r>
      </w:ins>
      <w:r>
        <w:t xml:space="preserve">development activities in the FHIR ecosystem. Illustrative of this is the speed with which the Bulk FHIR API has been defined and implemented in almost all major implementations [16,17], and the SQL-on-FHIR specification to make large-scale analysis of FHIR data </w:t>
      </w:r>
      <w:ins w:id="48" w:author="Joost Holslag" w:date="2025-03-10T09:42:00Z" w16du:dateUtc="2025-03-10T08:42:00Z">
        <w:r w:rsidR="000F4E6C">
          <w:t xml:space="preserve">both </w:t>
        </w:r>
      </w:ins>
      <w:r>
        <w:t xml:space="preserve">accessible to a larger audience </w:t>
      </w:r>
      <w:del w:id="49" w:author="Joost Holslag" w:date="2025-03-10T09:42:00Z" w16du:dateUtc="2025-03-10T08:42:00Z">
        <w:r w:rsidDel="002A057F">
          <w:delText>and</w:delText>
        </w:r>
      </w:del>
      <w:ins w:id="50" w:author="Joost Holslag" w:date="2025-03-10T09:42:00Z" w16du:dateUtc="2025-03-10T08:42:00Z">
        <w:r w:rsidR="002A057F">
          <w:t>as well as</w:t>
        </w:r>
      </w:ins>
      <w:r>
        <w:t xml:space="preserve"> portable between systems [18].</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A513EA" w14:paraId="6E7B5481" w14:textId="77777777" w:rsidTr="00A513EA">
        <w:trPr>
          <w:cantSplit/>
        </w:trPr>
        <w:tc>
          <w:tcPr>
            <w:tcW w:w="0" w:type="auto"/>
            <w:shd w:val="clear" w:color="auto" w:fill="DAE6FB"/>
            <w:tcMar>
              <w:top w:w="92" w:type="dxa"/>
              <w:bottom w:w="92" w:type="dxa"/>
            </w:tcMar>
          </w:tcPr>
          <w:p w14:paraId="5F12C779" w14:textId="77777777" w:rsidR="00A513EA" w:rsidRDefault="00432E7F">
            <w:pPr>
              <w:pStyle w:val="BodyText"/>
              <w:spacing w:before="0" w:after="0"/>
              <w:textAlignment w:val="center"/>
            </w:pPr>
            <w:r>
              <w:rPr>
                <w:noProof/>
              </w:rPr>
              <w:lastRenderedPageBreak/>
              <w:drawing>
                <wp:inline distT="0" distB="0" distL="0" distR="0" wp14:anchorId="3FEE44F5" wp14:editId="32D8340F">
                  <wp:extent cx="152400" cy="152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pplications/quarto/share/formats/docx/note.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Textbox 2: Conceptual background of data processing pipelines for analytics.</w:t>
            </w:r>
          </w:p>
        </w:tc>
      </w:tr>
      <w:tr w:rsidR="00A513EA" w14:paraId="13993291" w14:textId="77777777" w:rsidTr="00A513EA">
        <w:trPr>
          <w:cantSplit/>
        </w:trPr>
        <w:tc>
          <w:tcPr>
            <w:tcW w:w="0" w:type="auto"/>
            <w:tcMar>
              <w:top w:w="108" w:type="dxa"/>
              <w:bottom w:w="108" w:type="dxa"/>
            </w:tcMar>
          </w:tcPr>
          <w:p w14:paraId="0C65DA1E" w14:textId="77777777" w:rsidR="00A513EA" w:rsidRDefault="00432E7F">
            <w:pPr>
              <w:pStyle w:val="BodyText"/>
              <w:spacing w:before="16"/>
            </w:pPr>
            <w:r>
              <w:rPr>
                <w:b/>
                <w:bCs/>
              </w:rPr>
              <w:t>Data pipelines</w:t>
            </w:r>
            <w:r>
              <w:t xml:space="preserve"> define a sequence or workflow of processes for data. </w:t>
            </w:r>
            <w:r>
              <w:rPr>
                <w:b/>
                <w:bCs/>
              </w:rPr>
              <w:t>Data processing engines</w:t>
            </w:r>
            <w:r>
              <w:t xml:space="preserve"> are tools that process, transform and analyze large-scale data and as such provide the foundational infrastructure to implement data pipelines. </w:t>
            </w:r>
            <w:r>
              <w:rPr>
                <w:b/>
                <w:bCs/>
              </w:rPr>
              <w:t>Computing workloads</w:t>
            </w:r>
            <w:r>
              <w:t xml:space="preserve"> are specific tasks executed across data systems, like data processing and analytics.</w:t>
            </w:r>
          </w:p>
          <w:p w14:paraId="3A6D711D" w14:textId="77777777" w:rsidR="00A513EA" w:rsidRDefault="00432E7F">
            <w:pPr>
              <w:pStyle w:val="BodyText"/>
              <w:spacing w:after="16"/>
            </w:pPr>
            <w:r>
              <w:rPr>
                <w:b/>
                <w:bCs/>
              </w:rPr>
              <w:t>Data transformation</w:t>
            </w:r>
            <w:r>
              <w:t xml:space="preserve"> entails all the processing pipelines that convert data into usable insights. </w:t>
            </w:r>
            <w:r>
              <w:rPr>
                <w:b/>
                <w:bCs/>
              </w:rPr>
              <w:t>Mappings</w:t>
            </w:r>
            <w:r>
              <w:t xml:space="preserve"> are specific data transformations that aim to align data from different sources with a unified structure. </w:t>
            </w:r>
            <w:r>
              <w:rPr>
                <w:b/>
                <w:bCs/>
              </w:rPr>
              <w:t>Granular mappings</w:t>
            </w:r>
            <w:r>
              <w:t xml:space="preserve"> transform data at the most detailed level, translating data elements across different schemas. </w:t>
            </w:r>
            <w:r>
              <w:rPr>
                <w:b/>
                <w:bCs/>
              </w:rPr>
              <w:t>Queries</w:t>
            </w:r>
            <w:r>
              <w:t xml:space="preserve"> are built on top of transformed data, and retrieve data for insights generation, sometimes requiring further data processing.</w:t>
            </w:r>
          </w:p>
        </w:tc>
      </w:tr>
    </w:tbl>
    <w:p w14:paraId="77358DA9" w14:textId="6A2FF52A" w:rsidR="00A513EA" w:rsidRPr="006F5AAB" w:rsidDel="006F5AAB" w:rsidRDefault="00432E7F" w:rsidP="006F5AAB">
      <w:pPr>
        <w:pStyle w:val="BodyText"/>
        <w:rPr>
          <w:del w:id="51" w:author="Bart-Jan Verhoeff" w:date="2025-03-10T08:05:00Z" w16du:dateUtc="2025-03-10T07:05:00Z"/>
          <w:iCs/>
        </w:rPr>
      </w:pPr>
      <w:r w:rsidRPr="006F5AAB">
        <w:rPr>
          <w:iCs/>
        </w:rPr>
        <w:t xml:space="preserve">The external incentives have also led to more people voluntarily contributing to FHIR-related </w:t>
      </w:r>
      <w:del w:id="52" w:author="Daniel Kapitan" w:date="2025-02-28T12:00:00Z" w16du:dateUtc="2025-02-28T11:00:00Z">
        <w:r w:rsidRPr="006F5AAB" w:rsidDel="00E30E20">
          <w:rPr>
            <w:iCs/>
          </w:rPr>
          <w:delText xml:space="preserve">open-source </w:delText>
        </w:r>
      </w:del>
      <w:ins w:id="53" w:author="Daniel Kapitan" w:date="2025-02-28T12:00:00Z" w16du:dateUtc="2025-02-28T11:00:00Z">
        <w:r w:rsidR="00E30E20" w:rsidRPr="006F5AAB">
          <w:rPr>
            <w:iCs/>
          </w:rPr>
          <w:t xml:space="preserve">OSS </w:t>
        </w:r>
      </w:ins>
      <w:r w:rsidRPr="006F5AAB">
        <w:rPr>
          <w:iCs/>
        </w:rPr>
        <w:t xml:space="preserve">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w:t>
      </w:r>
      <w:del w:id="54" w:author="Daniel Kapitan" w:date="2025-02-28T12:01:00Z" w16du:dateUtc="2025-02-28T11:01:00Z">
        <w:r w:rsidRPr="006F5AAB" w:rsidDel="00E30E20">
          <w:rPr>
            <w:iCs/>
          </w:rPr>
          <w:delText>open-source</w:delText>
        </w:r>
      </w:del>
      <w:ins w:id="55" w:author="Daniel Kapitan" w:date="2025-02-28T12:01:00Z" w16du:dateUtc="2025-02-28T11:01:00Z">
        <w:r w:rsidR="00E30E20" w:rsidRPr="006F5AAB">
          <w:rPr>
            <w:iCs/>
          </w:rPr>
          <w:t>OSS</w:t>
        </w:r>
      </w:ins>
      <w:r w:rsidRPr="006F5AAB">
        <w:rPr>
          <w:iCs/>
        </w:rPr>
        <w:t xml:space="preserve"> components listed on the website of the three governing bodies HL7 [19], OHDSI [20] and openEHR [21], indicates that the ecosystem of FHIR and OMOP have a significantly larger offering of extensible and complementary </w:t>
      </w:r>
      <w:del w:id="56" w:author="Daniel Kapitan" w:date="2025-02-28T12:01:00Z" w16du:dateUtc="2025-02-28T11:01:00Z">
        <w:r w:rsidRPr="006F5AAB" w:rsidDel="00E30E20">
          <w:rPr>
            <w:iCs/>
          </w:rPr>
          <w:delText xml:space="preserve">open-source </w:delText>
        </w:r>
      </w:del>
      <w:ins w:id="57" w:author="Daniel Kapitan" w:date="2025-02-28T12:01:00Z" w16du:dateUtc="2025-02-28T11:01:00Z">
        <w:r w:rsidR="00E30E20" w:rsidRPr="006F5AAB">
          <w:rPr>
            <w:iCs/>
          </w:rPr>
          <w:t xml:space="preserve">OSS </w:t>
        </w:r>
      </w:ins>
      <w:r w:rsidRPr="006F5AAB">
        <w:rPr>
          <w:iCs/>
        </w:rPr>
        <w:t xml:space="preserve">components than openEHR, although for the latter </w:t>
      </w:r>
      <w:del w:id="58" w:author="Daniel Kapitan" w:date="2025-02-28T14:16:00Z" w16du:dateUtc="2025-02-28T13:16:00Z">
        <w:r w:rsidRPr="006F5AAB" w:rsidDel="00E56E49">
          <w:rPr>
            <w:iCs/>
          </w:rPr>
          <w:delText xml:space="preserve">notable </w:delText>
        </w:r>
      </w:del>
      <w:ins w:id="59" w:author="Daniel Kapitan" w:date="2025-02-28T14:16:00Z" w16du:dateUtc="2025-02-28T13:16:00Z">
        <w:r w:rsidR="00E56E49" w:rsidRPr="006F5AAB">
          <w:rPr>
            <w:iCs/>
          </w:rPr>
          <w:t xml:space="preserve">a </w:t>
        </w:r>
      </w:ins>
      <w:r w:rsidRPr="006F5AAB">
        <w:rPr>
          <w:iCs/>
        </w:rPr>
        <w:t xml:space="preserve">mature </w:t>
      </w:r>
      <w:del w:id="60" w:author="Daniel Kapitan" w:date="2025-02-28T12:01:00Z" w16du:dateUtc="2025-02-28T11:01:00Z">
        <w:r w:rsidRPr="006F5AAB" w:rsidDel="00E30E20">
          <w:rPr>
            <w:iCs/>
          </w:rPr>
          <w:delText>open-source</w:delText>
        </w:r>
      </w:del>
      <w:ins w:id="61" w:author="Daniel Kapitan" w:date="2025-02-28T12:01:00Z" w16du:dateUtc="2025-02-28T11:01:00Z">
        <w:r w:rsidR="00E30E20" w:rsidRPr="006F5AAB">
          <w:rPr>
            <w:iCs/>
          </w:rPr>
          <w:t>OSS</w:t>
        </w:r>
      </w:ins>
      <w:r w:rsidRPr="006F5AAB">
        <w:rPr>
          <w:iCs/>
        </w:rPr>
        <w:t xml:space="preserve"> implementation </w:t>
      </w:r>
      <w:ins w:id="62" w:author="Daniel Kapitan" w:date="2025-02-28T14:17:00Z" w16du:dateUtc="2025-02-28T13:17:00Z">
        <w:r w:rsidR="00E56E49" w:rsidRPr="006F5AAB">
          <w:rPr>
            <w:iCs/>
          </w:rPr>
          <w:t xml:space="preserve">is available with </w:t>
        </w:r>
      </w:ins>
      <w:del w:id="63" w:author="Daniel Kapitan" w:date="2025-02-28T14:17:00Z" w16du:dateUtc="2025-02-28T13:17:00Z">
        <w:r w:rsidRPr="006F5AAB" w:rsidDel="00E56E49">
          <w:rPr>
            <w:iCs/>
          </w:rPr>
          <w:delText xml:space="preserve">are also emerging such as </w:delText>
        </w:r>
      </w:del>
      <w:proofErr w:type="spellStart"/>
      <w:r w:rsidRPr="006F5AAB">
        <w:rPr>
          <w:iCs/>
        </w:rPr>
        <w:t>EHRbase</w:t>
      </w:r>
      <w:proofErr w:type="spellEnd"/>
      <w:r w:rsidRPr="006F5AAB">
        <w:rPr>
          <w:iCs/>
        </w:rPr>
        <w:t xml:space="preserve"> [22]. Taking GitHub as a</w:t>
      </w:r>
      <w:del w:id="64" w:author="Joost Holslag" w:date="2025-03-10T09:45:00Z" w16du:dateUtc="2025-03-10T08:45:00Z">
        <w:r w:rsidRPr="006F5AAB" w:rsidDel="00BB71C8">
          <w:rPr>
            <w:iCs/>
          </w:rPr>
          <w:delText>n</w:delText>
        </w:r>
      </w:del>
      <w:r w:rsidRPr="006F5AAB">
        <w:rPr>
          <w:iCs/>
        </w:rPr>
        <w:t xml:space="preserve"> proxy of worldwide development activities, </w:t>
      </w:r>
      <w:hyperlink w:anchor="tbl-github">
        <w:r w:rsidR="00A513EA" w:rsidRPr="006F5AAB">
          <w:rPr>
            <w:rStyle w:val="Hyperlink"/>
            <w:iCs/>
          </w:rPr>
          <w:t>Table 1</w:t>
        </w:r>
      </w:hyperlink>
      <w:r w:rsidRPr="006F5AAB">
        <w:rPr>
          <w:iCs/>
        </w:rPr>
        <w:t xml:space="preserve"> shows the number of contributors and repositories for three different search terms. Note that these numbers should be taken as rough indicators. Given that the FHIR standard has </w:t>
      </w:r>
      <w:del w:id="65" w:author="Joost Holslag" w:date="2025-03-10T09:46:00Z" w16du:dateUtc="2025-03-10T08:46:00Z">
        <w:r w:rsidRPr="006F5AAB" w:rsidDel="001C2B6A">
          <w:rPr>
            <w:iCs/>
          </w:rPr>
          <w:delText>broader</w:delText>
        </w:r>
      </w:del>
      <w:ins w:id="66" w:author="Joost Holslag" w:date="2025-03-10T09:46:00Z" w16du:dateUtc="2025-03-10T08:46:00Z">
        <w:r w:rsidR="001C2B6A">
          <w:rPr>
            <w:iCs/>
          </w:rPr>
          <w:t>more</w:t>
        </w:r>
      </w:ins>
      <w:r w:rsidRPr="006F5AAB">
        <w:rPr>
          <w:iCs/>
        </w:rPr>
        <w:t xml:space="preserve"> application areas, one would expect more GitHub projects than </w:t>
      </w:r>
      <w:proofErr w:type="spellStart"/>
      <w:r w:rsidRPr="006F5AAB">
        <w:rPr>
          <w:iCs/>
        </w:rPr>
        <w:t>for</w:t>
      </w:r>
      <w:del w:id="67" w:author="Joost Holslag" w:date="2025-03-10T09:46:00Z" w16du:dateUtc="2025-03-10T08:46:00Z">
        <w:r w:rsidRPr="006F5AAB" w:rsidDel="00F3420C">
          <w:rPr>
            <w:iCs/>
          </w:rPr>
          <w:delText xml:space="preserve">, say, </w:delText>
        </w:r>
      </w:del>
      <w:r w:rsidRPr="006F5AAB">
        <w:rPr>
          <w:iCs/>
        </w:rPr>
        <w:t>openEHR</w:t>
      </w:r>
      <w:proofErr w:type="spellEnd"/>
      <w:ins w:id="68" w:author="Bart-Jan Verhoeff" w:date="2025-03-10T08:05:00Z" w16du:dateUtc="2025-03-10T07:05:00Z">
        <w:r w:rsidR="006F5AAB" w:rsidRPr="006F5AAB">
          <w:rPr>
            <w:iCs/>
          </w:rPr>
          <w:t>.</w:t>
        </w:r>
      </w:ins>
      <w:del w:id="69" w:author="Bart-Jan Verhoeff" w:date="2025-03-10T08:05:00Z" w16du:dateUtc="2025-03-10T07:05:00Z">
        <w:r w:rsidRPr="006F5AAB" w:rsidDel="006F5AAB">
          <w:rPr>
            <w:iCs/>
          </w:rPr>
          <w:delText>.</w:delText>
        </w:r>
      </w:del>
    </w:p>
    <w:tbl>
      <w:tblPr>
        <w:tblStyle w:val="Table"/>
        <w:tblW w:w="4900" w:type="pct"/>
        <w:tblLayout w:type="fixed"/>
        <w:tblLook w:val="0000" w:firstRow="0" w:lastRow="0" w:firstColumn="0" w:lastColumn="0" w:noHBand="0" w:noVBand="0"/>
      </w:tblPr>
      <w:tblGrid>
        <w:gridCol w:w="4586"/>
        <w:gridCol w:w="4587"/>
      </w:tblGrid>
      <w:tr w:rsidR="00A513EA" w:rsidRPr="006F5AAB" w:rsidDel="00EA7802" w14:paraId="158E045B" w14:textId="6E9E8F03">
        <w:trPr>
          <w:del w:id="70" w:author="Bart-Jan Verhoeff" w:date="2025-03-10T08:03:00Z"/>
        </w:trPr>
        <w:tc>
          <w:tcPr>
            <w:tcW w:w="3880" w:type="dxa"/>
          </w:tcPr>
          <w:p w14:paraId="5C8873F2" w14:textId="794C7B52" w:rsidR="00A513EA" w:rsidRPr="006F5AAB" w:rsidDel="00EA7802" w:rsidRDefault="00A513EA">
            <w:pPr>
              <w:pStyle w:val="BodyText"/>
              <w:rPr>
                <w:del w:id="71" w:author="Bart-Jan Verhoeff" w:date="2025-03-10T08:03:00Z" w16du:dateUtc="2025-03-10T07:03:00Z"/>
                <w:iCs/>
              </w:rPr>
              <w:pPrChange w:id="72" w:author="Bart-Jan Verhoeff" w:date="2025-03-10T08:05:00Z" w16du:dateUtc="2025-03-10T07:05:00Z">
                <w:pPr>
                  <w:pStyle w:val="ImageCaption"/>
                  <w:spacing w:before="200"/>
                  <w:jc w:val="center"/>
                </w:pPr>
              </w:pPrChange>
            </w:pPr>
            <w:bookmarkStart w:id="73" w:name="tbl-github"/>
          </w:p>
          <w:tbl>
            <w:tblPr>
              <w:tblStyle w:val="Table"/>
              <w:tblW w:w="4900" w:type="pct"/>
              <w:tblLayout w:type="fixed"/>
              <w:tblLook w:val="0000" w:firstRow="0" w:lastRow="0" w:firstColumn="0" w:lastColumn="0" w:noHBand="0" w:noVBand="0"/>
            </w:tblPr>
            <w:tblGrid>
              <w:gridCol w:w="4283"/>
            </w:tblGrid>
            <w:tr w:rsidR="00A513EA" w:rsidRPr="006F5AAB" w:rsidDel="00EA7802" w14:paraId="422A67C2" w14:textId="31B085C7">
              <w:trPr>
                <w:del w:id="74" w:author="Bart-Jan Verhoeff" w:date="2025-03-10T08:03:00Z"/>
              </w:trPr>
              <w:tc>
                <w:tcPr>
                  <w:tcW w:w="7761" w:type="dxa"/>
                </w:tcPr>
                <w:p w14:paraId="79D4E5CD" w14:textId="6E9DAA0B" w:rsidR="00A513EA" w:rsidRPr="006F5AAB" w:rsidDel="00EA7802" w:rsidRDefault="00432E7F">
                  <w:pPr>
                    <w:pStyle w:val="BodyText"/>
                    <w:rPr>
                      <w:del w:id="75" w:author="Bart-Jan Verhoeff" w:date="2025-03-10T08:03:00Z" w16du:dateUtc="2025-03-10T07:03:00Z"/>
                      <w:iCs/>
                    </w:rPr>
                    <w:pPrChange w:id="76" w:author="Bart-Jan Verhoeff" w:date="2025-03-10T08:05:00Z" w16du:dateUtc="2025-03-10T07:05:00Z">
                      <w:pPr>
                        <w:pStyle w:val="ImageCaption"/>
                        <w:spacing w:before="200"/>
                      </w:pPr>
                    </w:pPrChange>
                  </w:pPr>
                  <w:bookmarkStart w:id="77" w:name="tbl-last-three-months"/>
                  <w:del w:id="78" w:author="Bart-Jan Verhoeff" w:date="2025-03-10T08:03:00Z" w16du:dateUtc="2025-03-10T07:03:00Z">
                    <w:r w:rsidRPr="006F5AAB" w:rsidDel="00EA7802">
                      <w:rPr>
                        <w:iCs/>
                      </w:rPr>
                      <w:delText>(a) Last three months</w:delText>
                    </w:r>
                  </w:del>
                </w:p>
                <w:tbl>
                  <w:tblPr>
                    <w:tblStyle w:val="Table"/>
                    <w:tblW w:w="4900" w:type="pct"/>
                    <w:tblLayout w:type="fixed"/>
                    <w:tblLook w:val="0020" w:firstRow="1" w:lastRow="0" w:firstColumn="0" w:lastColumn="0" w:noHBand="0" w:noVBand="0"/>
                  </w:tblPr>
                  <w:tblGrid>
                    <w:gridCol w:w="1328"/>
                    <w:gridCol w:w="1329"/>
                    <w:gridCol w:w="1329"/>
                  </w:tblGrid>
                  <w:tr w:rsidR="00A513EA" w:rsidRPr="006F5AAB" w:rsidDel="00EA7802" w14:paraId="2C9B5E4D" w14:textId="01CBC47D" w:rsidTr="00A513EA">
                    <w:trPr>
                      <w:cnfStyle w:val="100000000000" w:firstRow="1" w:lastRow="0" w:firstColumn="0" w:lastColumn="0" w:oddVBand="0" w:evenVBand="0" w:oddHBand="0" w:evenHBand="0" w:firstRowFirstColumn="0" w:firstRowLastColumn="0" w:lastRowFirstColumn="0" w:lastRowLastColumn="0"/>
                      <w:tblHeader/>
                      <w:del w:id="79" w:author="Bart-Jan Verhoeff" w:date="2025-03-10T08:03:00Z"/>
                    </w:trPr>
                    <w:tc>
                      <w:tcPr>
                        <w:tcW w:w="2587" w:type="dxa"/>
                      </w:tcPr>
                      <w:p w14:paraId="7780CFF9" w14:textId="7FB703F5" w:rsidR="00A513EA" w:rsidRPr="006F5AAB" w:rsidDel="00EA7802" w:rsidRDefault="00432E7F">
                        <w:pPr>
                          <w:pStyle w:val="BodyText"/>
                          <w:rPr>
                            <w:del w:id="80" w:author="Bart-Jan Verhoeff" w:date="2025-03-10T08:03:00Z" w16du:dateUtc="2025-03-10T07:03:00Z"/>
                            <w:iCs/>
                          </w:rPr>
                          <w:pPrChange w:id="81" w:author="Bart-Jan Verhoeff" w:date="2025-03-10T08:05:00Z" w16du:dateUtc="2025-03-10T07:05:00Z">
                            <w:pPr>
                              <w:pStyle w:val="Compact"/>
                              <w:jc w:val="center"/>
                            </w:pPr>
                          </w:pPrChange>
                        </w:pPr>
                        <w:del w:id="82" w:author="Bart-Jan Verhoeff" w:date="2025-03-10T08:03:00Z" w16du:dateUtc="2025-03-10T07:03:00Z">
                          <w:r w:rsidRPr="006F5AAB" w:rsidDel="00EA7802">
                            <w:rPr>
                              <w:iCs/>
                            </w:rPr>
                            <w:delText>search term</w:delText>
                          </w:r>
                        </w:del>
                      </w:p>
                    </w:tc>
                    <w:tc>
                      <w:tcPr>
                        <w:tcW w:w="2587" w:type="dxa"/>
                      </w:tcPr>
                      <w:p w14:paraId="23B76FE1" w14:textId="2B1FCECF" w:rsidR="00A513EA" w:rsidRPr="006F5AAB" w:rsidDel="00EA7802" w:rsidRDefault="00432E7F">
                        <w:pPr>
                          <w:pStyle w:val="BodyText"/>
                          <w:rPr>
                            <w:del w:id="83" w:author="Bart-Jan Verhoeff" w:date="2025-03-10T08:03:00Z" w16du:dateUtc="2025-03-10T07:03:00Z"/>
                            <w:iCs/>
                          </w:rPr>
                          <w:pPrChange w:id="84" w:author="Bart-Jan Verhoeff" w:date="2025-03-10T08:05:00Z" w16du:dateUtc="2025-03-10T07:05:00Z">
                            <w:pPr>
                              <w:pStyle w:val="Compact"/>
                              <w:jc w:val="center"/>
                            </w:pPr>
                          </w:pPrChange>
                        </w:pPr>
                        <w:del w:id="85" w:author="Bart-Jan Verhoeff" w:date="2025-03-10T08:03:00Z" w16du:dateUtc="2025-03-10T07:03:00Z">
                          <w:r w:rsidRPr="006F5AAB" w:rsidDel="00EA7802">
                            <w:rPr>
                              <w:iCs/>
                            </w:rPr>
                            <w:delText># contrib.</w:delText>
                          </w:r>
                        </w:del>
                      </w:p>
                    </w:tc>
                    <w:tc>
                      <w:tcPr>
                        <w:tcW w:w="2587" w:type="dxa"/>
                      </w:tcPr>
                      <w:p w14:paraId="4F4BDE48" w14:textId="7E4D97F6" w:rsidR="00A513EA" w:rsidRPr="006F5AAB" w:rsidDel="00EA7802" w:rsidRDefault="00432E7F">
                        <w:pPr>
                          <w:pStyle w:val="BodyText"/>
                          <w:rPr>
                            <w:del w:id="86" w:author="Bart-Jan Verhoeff" w:date="2025-03-10T08:03:00Z" w16du:dateUtc="2025-03-10T07:03:00Z"/>
                            <w:iCs/>
                          </w:rPr>
                          <w:pPrChange w:id="87" w:author="Bart-Jan Verhoeff" w:date="2025-03-10T08:05:00Z" w16du:dateUtc="2025-03-10T07:05:00Z">
                            <w:pPr>
                              <w:pStyle w:val="Compact"/>
                              <w:jc w:val="center"/>
                            </w:pPr>
                          </w:pPrChange>
                        </w:pPr>
                        <w:del w:id="88" w:author="Bart-Jan Verhoeff" w:date="2025-03-10T08:03:00Z" w16du:dateUtc="2025-03-10T07:03:00Z">
                          <w:r w:rsidRPr="006F5AAB" w:rsidDel="00EA7802">
                            <w:rPr>
                              <w:iCs/>
                            </w:rPr>
                            <w:delText># repos.</w:delText>
                          </w:r>
                        </w:del>
                      </w:p>
                    </w:tc>
                  </w:tr>
                  <w:tr w:rsidR="00A513EA" w:rsidRPr="006F5AAB" w:rsidDel="00EA7802" w14:paraId="31854DF5" w14:textId="42195EC2">
                    <w:trPr>
                      <w:del w:id="89" w:author="Bart-Jan Verhoeff" w:date="2025-03-10T08:03:00Z"/>
                    </w:trPr>
                    <w:tc>
                      <w:tcPr>
                        <w:tcW w:w="2587" w:type="dxa"/>
                      </w:tcPr>
                      <w:p w14:paraId="5F7D8A42" w14:textId="013D964D" w:rsidR="00A513EA" w:rsidRPr="006F5AAB" w:rsidDel="00EA7802" w:rsidRDefault="00432E7F">
                        <w:pPr>
                          <w:pStyle w:val="BodyText"/>
                          <w:rPr>
                            <w:del w:id="90" w:author="Bart-Jan Verhoeff" w:date="2025-03-10T08:03:00Z" w16du:dateUtc="2025-03-10T07:03:00Z"/>
                            <w:iCs/>
                          </w:rPr>
                          <w:pPrChange w:id="91" w:author="Bart-Jan Verhoeff" w:date="2025-03-10T08:05:00Z" w16du:dateUtc="2025-03-10T07:05:00Z">
                            <w:pPr>
                              <w:pStyle w:val="Compact"/>
                              <w:jc w:val="center"/>
                            </w:pPr>
                          </w:pPrChange>
                        </w:pPr>
                        <w:del w:id="92" w:author="Bart-Jan Verhoeff" w:date="2025-03-10T08:03:00Z" w16du:dateUtc="2025-03-10T07:03:00Z">
                          <w:r w:rsidRPr="006F5AAB" w:rsidDel="00EA7802">
                            <w:rPr>
                              <w:iCs/>
                            </w:rPr>
                            <w:delText>“openEHR”</w:delText>
                          </w:r>
                        </w:del>
                      </w:p>
                    </w:tc>
                    <w:tc>
                      <w:tcPr>
                        <w:tcW w:w="2587" w:type="dxa"/>
                      </w:tcPr>
                      <w:p w14:paraId="6E2E0175" w14:textId="32BBC5DE" w:rsidR="00A513EA" w:rsidRPr="006F5AAB" w:rsidDel="00EA7802" w:rsidRDefault="00432E7F">
                        <w:pPr>
                          <w:pStyle w:val="BodyText"/>
                          <w:rPr>
                            <w:del w:id="93" w:author="Bart-Jan Verhoeff" w:date="2025-03-10T08:03:00Z" w16du:dateUtc="2025-03-10T07:03:00Z"/>
                            <w:iCs/>
                          </w:rPr>
                          <w:pPrChange w:id="94" w:author="Bart-Jan Verhoeff" w:date="2025-03-10T08:05:00Z" w16du:dateUtc="2025-03-10T07:05:00Z">
                            <w:pPr>
                              <w:pStyle w:val="Compact"/>
                              <w:jc w:val="center"/>
                            </w:pPr>
                          </w:pPrChange>
                        </w:pPr>
                        <w:del w:id="95" w:author="Bart-Jan Verhoeff" w:date="2025-03-10T08:03:00Z" w16du:dateUtc="2025-03-10T07:03:00Z">
                          <w:r w:rsidRPr="006F5AAB" w:rsidDel="00EA7802">
                            <w:rPr>
                              <w:iCs/>
                            </w:rPr>
                            <w:delText>82</w:delText>
                          </w:r>
                        </w:del>
                      </w:p>
                    </w:tc>
                    <w:tc>
                      <w:tcPr>
                        <w:tcW w:w="2587" w:type="dxa"/>
                      </w:tcPr>
                      <w:p w14:paraId="75FACC87" w14:textId="68A2A178" w:rsidR="00A513EA" w:rsidRPr="006F5AAB" w:rsidDel="00EA7802" w:rsidRDefault="00432E7F">
                        <w:pPr>
                          <w:pStyle w:val="BodyText"/>
                          <w:rPr>
                            <w:del w:id="96" w:author="Bart-Jan Verhoeff" w:date="2025-03-10T08:03:00Z" w16du:dateUtc="2025-03-10T07:03:00Z"/>
                            <w:iCs/>
                          </w:rPr>
                          <w:pPrChange w:id="97" w:author="Bart-Jan Verhoeff" w:date="2025-03-10T08:05:00Z" w16du:dateUtc="2025-03-10T07:05:00Z">
                            <w:pPr>
                              <w:pStyle w:val="Compact"/>
                              <w:jc w:val="center"/>
                            </w:pPr>
                          </w:pPrChange>
                        </w:pPr>
                        <w:del w:id="98" w:author="Bart-Jan Verhoeff" w:date="2025-03-10T08:03:00Z" w16du:dateUtc="2025-03-10T07:03:00Z">
                          <w:r w:rsidRPr="006F5AAB" w:rsidDel="00EA7802">
                            <w:rPr>
                              <w:iCs/>
                            </w:rPr>
                            <w:delText>49</w:delText>
                          </w:r>
                        </w:del>
                      </w:p>
                    </w:tc>
                  </w:tr>
                  <w:tr w:rsidR="00A513EA" w:rsidRPr="006F5AAB" w:rsidDel="00EA7802" w14:paraId="710EE093" w14:textId="353F8091">
                    <w:trPr>
                      <w:del w:id="99" w:author="Bart-Jan Verhoeff" w:date="2025-03-10T08:03:00Z"/>
                    </w:trPr>
                    <w:tc>
                      <w:tcPr>
                        <w:tcW w:w="2587" w:type="dxa"/>
                      </w:tcPr>
                      <w:p w14:paraId="620C6DAB" w14:textId="625518AF" w:rsidR="00A513EA" w:rsidRPr="006F5AAB" w:rsidDel="00EA7802" w:rsidRDefault="00432E7F">
                        <w:pPr>
                          <w:pStyle w:val="BodyText"/>
                          <w:rPr>
                            <w:del w:id="100" w:author="Bart-Jan Verhoeff" w:date="2025-03-10T08:03:00Z" w16du:dateUtc="2025-03-10T07:03:00Z"/>
                            <w:iCs/>
                          </w:rPr>
                          <w:pPrChange w:id="101" w:author="Bart-Jan Verhoeff" w:date="2025-03-10T08:05:00Z" w16du:dateUtc="2025-03-10T07:05:00Z">
                            <w:pPr>
                              <w:pStyle w:val="Compact"/>
                              <w:jc w:val="center"/>
                            </w:pPr>
                          </w:pPrChange>
                        </w:pPr>
                        <w:del w:id="102" w:author="Bart-Jan Verhoeff" w:date="2025-03-10T08:03:00Z" w16du:dateUtc="2025-03-10T07:03:00Z">
                          <w:r w:rsidRPr="006F5AAB" w:rsidDel="00EA7802">
                            <w:rPr>
                              <w:iCs/>
                            </w:rPr>
                            <w:lastRenderedPageBreak/>
                            <w:delText>“OMOP” or “OHDSI”</w:delText>
                          </w:r>
                        </w:del>
                      </w:p>
                    </w:tc>
                    <w:tc>
                      <w:tcPr>
                        <w:tcW w:w="2587" w:type="dxa"/>
                      </w:tcPr>
                      <w:p w14:paraId="11D825C5" w14:textId="75A0D41A" w:rsidR="00A513EA" w:rsidRPr="006F5AAB" w:rsidDel="00EA7802" w:rsidRDefault="00432E7F">
                        <w:pPr>
                          <w:pStyle w:val="BodyText"/>
                          <w:rPr>
                            <w:del w:id="103" w:author="Bart-Jan Verhoeff" w:date="2025-03-10T08:03:00Z" w16du:dateUtc="2025-03-10T07:03:00Z"/>
                            <w:iCs/>
                          </w:rPr>
                          <w:pPrChange w:id="104" w:author="Bart-Jan Verhoeff" w:date="2025-03-10T08:05:00Z" w16du:dateUtc="2025-03-10T07:05:00Z">
                            <w:pPr>
                              <w:pStyle w:val="Compact"/>
                              <w:jc w:val="center"/>
                            </w:pPr>
                          </w:pPrChange>
                        </w:pPr>
                        <w:del w:id="105" w:author="Bart-Jan Verhoeff" w:date="2025-03-10T08:03:00Z" w16du:dateUtc="2025-03-10T07:03:00Z">
                          <w:r w:rsidRPr="006F5AAB" w:rsidDel="00EA7802">
                            <w:rPr>
                              <w:iCs/>
                            </w:rPr>
                            <w:delText>446</w:delText>
                          </w:r>
                        </w:del>
                      </w:p>
                    </w:tc>
                    <w:tc>
                      <w:tcPr>
                        <w:tcW w:w="2587" w:type="dxa"/>
                      </w:tcPr>
                      <w:p w14:paraId="2C2DB894" w14:textId="35F5E42E" w:rsidR="00A513EA" w:rsidRPr="006F5AAB" w:rsidDel="00EA7802" w:rsidRDefault="00432E7F">
                        <w:pPr>
                          <w:pStyle w:val="BodyText"/>
                          <w:rPr>
                            <w:del w:id="106" w:author="Bart-Jan Verhoeff" w:date="2025-03-10T08:03:00Z" w16du:dateUtc="2025-03-10T07:03:00Z"/>
                            <w:iCs/>
                          </w:rPr>
                          <w:pPrChange w:id="107" w:author="Bart-Jan Verhoeff" w:date="2025-03-10T08:05:00Z" w16du:dateUtc="2025-03-10T07:05:00Z">
                            <w:pPr>
                              <w:pStyle w:val="Compact"/>
                              <w:jc w:val="center"/>
                            </w:pPr>
                          </w:pPrChange>
                        </w:pPr>
                        <w:del w:id="108" w:author="Bart-Jan Verhoeff" w:date="2025-03-10T08:03:00Z" w16du:dateUtc="2025-03-10T07:03:00Z">
                          <w:r w:rsidRPr="006F5AAB" w:rsidDel="00EA7802">
                            <w:rPr>
                              <w:iCs/>
                            </w:rPr>
                            <w:delText>221</w:delText>
                          </w:r>
                        </w:del>
                      </w:p>
                    </w:tc>
                  </w:tr>
                  <w:tr w:rsidR="00A513EA" w:rsidRPr="006F5AAB" w:rsidDel="00EA7802" w14:paraId="76C192ED" w14:textId="4687C641">
                    <w:trPr>
                      <w:del w:id="109" w:author="Bart-Jan Verhoeff" w:date="2025-03-10T08:03:00Z"/>
                    </w:trPr>
                    <w:tc>
                      <w:tcPr>
                        <w:tcW w:w="2587" w:type="dxa"/>
                      </w:tcPr>
                      <w:p w14:paraId="62CA6D4C" w14:textId="60341BEE" w:rsidR="00A513EA" w:rsidRPr="006F5AAB" w:rsidDel="00EA7802" w:rsidRDefault="00432E7F">
                        <w:pPr>
                          <w:pStyle w:val="BodyText"/>
                          <w:rPr>
                            <w:del w:id="110" w:author="Bart-Jan Verhoeff" w:date="2025-03-10T08:03:00Z" w16du:dateUtc="2025-03-10T07:03:00Z"/>
                            <w:iCs/>
                          </w:rPr>
                          <w:pPrChange w:id="111" w:author="Bart-Jan Verhoeff" w:date="2025-03-10T08:05:00Z" w16du:dateUtc="2025-03-10T07:05:00Z">
                            <w:pPr>
                              <w:pStyle w:val="Compact"/>
                              <w:jc w:val="center"/>
                            </w:pPr>
                          </w:pPrChange>
                        </w:pPr>
                        <w:del w:id="112" w:author="Bart-Jan Verhoeff" w:date="2025-03-10T08:03:00Z" w16du:dateUtc="2025-03-10T07:03:00Z">
                          <w:r w:rsidRPr="006F5AAB" w:rsidDel="00EA7802">
                            <w:rPr>
                              <w:iCs/>
                            </w:rPr>
                            <w:delText>“FHIR</w:delText>
                          </w:r>
                        </w:del>
                      </w:p>
                    </w:tc>
                    <w:tc>
                      <w:tcPr>
                        <w:tcW w:w="2587" w:type="dxa"/>
                      </w:tcPr>
                      <w:p w14:paraId="0ACFED3B" w14:textId="4A2070D2" w:rsidR="00A513EA" w:rsidRPr="006F5AAB" w:rsidDel="00EA7802" w:rsidRDefault="00432E7F">
                        <w:pPr>
                          <w:pStyle w:val="BodyText"/>
                          <w:rPr>
                            <w:del w:id="113" w:author="Bart-Jan Verhoeff" w:date="2025-03-10T08:03:00Z" w16du:dateUtc="2025-03-10T07:03:00Z"/>
                            <w:iCs/>
                          </w:rPr>
                          <w:pPrChange w:id="114" w:author="Bart-Jan Verhoeff" w:date="2025-03-10T08:05:00Z" w16du:dateUtc="2025-03-10T07:05:00Z">
                            <w:pPr>
                              <w:pStyle w:val="Compact"/>
                              <w:jc w:val="center"/>
                            </w:pPr>
                          </w:pPrChange>
                        </w:pPr>
                        <w:del w:id="115" w:author="Bart-Jan Verhoeff" w:date="2025-03-10T08:03:00Z" w16du:dateUtc="2025-03-10T07:03:00Z">
                          <w:r w:rsidRPr="006F5AAB" w:rsidDel="00EA7802">
                            <w:rPr>
                              <w:iCs/>
                            </w:rPr>
                            <w:delText>1,648</w:delText>
                          </w:r>
                        </w:del>
                      </w:p>
                    </w:tc>
                    <w:tc>
                      <w:tcPr>
                        <w:tcW w:w="2587" w:type="dxa"/>
                      </w:tcPr>
                      <w:p w14:paraId="65CCA422" w14:textId="59950FB0" w:rsidR="00A513EA" w:rsidRPr="006F5AAB" w:rsidDel="00EA7802" w:rsidRDefault="00432E7F">
                        <w:pPr>
                          <w:pStyle w:val="BodyText"/>
                          <w:rPr>
                            <w:del w:id="116" w:author="Bart-Jan Verhoeff" w:date="2025-03-10T08:03:00Z" w16du:dateUtc="2025-03-10T07:03:00Z"/>
                            <w:iCs/>
                          </w:rPr>
                          <w:pPrChange w:id="117" w:author="Bart-Jan Verhoeff" w:date="2025-03-10T08:05:00Z" w16du:dateUtc="2025-03-10T07:05:00Z">
                            <w:pPr>
                              <w:pStyle w:val="Compact"/>
                              <w:jc w:val="center"/>
                            </w:pPr>
                          </w:pPrChange>
                        </w:pPr>
                        <w:del w:id="118" w:author="Bart-Jan Verhoeff" w:date="2025-03-10T08:03:00Z" w16du:dateUtc="2025-03-10T07:03:00Z">
                          <w:r w:rsidRPr="006F5AAB" w:rsidDel="00EA7802">
                            <w:rPr>
                              <w:iCs/>
                            </w:rPr>
                            <w:delText>756</w:delText>
                          </w:r>
                        </w:del>
                      </w:p>
                    </w:tc>
                  </w:tr>
                  <w:bookmarkEnd w:id="77"/>
                </w:tbl>
                <w:p w14:paraId="7B2E817C" w14:textId="319163DB" w:rsidR="00A513EA" w:rsidRPr="006F5AAB" w:rsidDel="00EA7802" w:rsidRDefault="00A513EA">
                  <w:pPr>
                    <w:pStyle w:val="BodyText"/>
                    <w:rPr>
                      <w:del w:id="119" w:author="Bart-Jan Verhoeff" w:date="2025-03-10T08:03:00Z" w16du:dateUtc="2025-03-10T07:03:00Z"/>
                      <w:iCs/>
                    </w:rPr>
                    <w:pPrChange w:id="120" w:author="Bart-Jan Verhoeff" w:date="2025-03-10T08:05:00Z" w16du:dateUtc="2025-03-10T07:05:00Z">
                      <w:pPr/>
                    </w:pPrChange>
                  </w:pPr>
                </w:p>
              </w:tc>
            </w:tr>
          </w:tbl>
          <w:p w14:paraId="6FDB651A" w14:textId="5C08E621" w:rsidR="00A513EA" w:rsidRPr="006F5AAB" w:rsidDel="00EA7802" w:rsidRDefault="00A513EA">
            <w:pPr>
              <w:pStyle w:val="BodyText"/>
              <w:rPr>
                <w:del w:id="121" w:author="Bart-Jan Verhoeff" w:date="2025-03-10T08:03:00Z" w16du:dateUtc="2025-03-10T07:03:00Z"/>
                <w:iCs/>
              </w:rPr>
              <w:pPrChange w:id="122" w:author="Bart-Jan Verhoeff" w:date="2025-03-10T08:05:00Z" w16du:dateUtc="2025-03-10T07:05:00Z">
                <w:pPr/>
              </w:pPrChange>
            </w:pPr>
          </w:p>
        </w:tc>
        <w:tc>
          <w:tcPr>
            <w:tcW w:w="3880" w:type="dxa"/>
          </w:tcPr>
          <w:p w14:paraId="4EC2784D" w14:textId="03B26A24" w:rsidR="00A513EA" w:rsidRPr="006F5AAB" w:rsidDel="00EA7802" w:rsidRDefault="00432E7F">
            <w:pPr>
              <w:pStyle w:val="BodyText"/>
              <w:rPr>
                <w:del w:id="123" w:author="Bart-Jan Verhoeff" w:date="2025-03-10T08:03:00Z" w16du:dateUtc="2025-03-10T07:03:00Z"/>
                <w:iCs/>
              </w:rPr>
              <w:pPrChange w:id="124" w:author="Bart-Jan Verhoeff" w:date="2025-03-10T08:05:00Z" w16du:dateUtc="2025-03-10T07:05:00Z">
                <w:pPr/>
              </w:pPrChange>
            </w:pPr>
            <w:del w:id="125" w:author="Bart-Jan Verhoeff" w:date="2025-03-10T08:03:00Z" w16du:dateUtc="2025-03-10T07:03:00Z">
              <w:r w:rsidRPr="006F5AAB" w:rsidDel="00EA7802">
                <w:rPr>
                  <w:iCs/>
                </w:rPr>
                <w:lastRenderedPageBreak/>
                <w:delText xml:space="preserve"> </w:delText>
              </w:r>
            </w:del>
          </w:p>
        </w:tc>
      </w:tr>
    </w:tbl>
    <w:p w14:paraId="0449DD7F" w14:textId="52744B88" w:rsidR="00A513EA" w:rsidRPr="006F5AAB" w:rsidDel="006F5AAB" w:rsidRDefault="00A513EA">
      <w:pPr>
        <w:pStyle w:val="BodyText"/>
        <w:rPr>
          <w:del w:id="126" w:author="Bart-Jan Verhoeff" w:date="2025-03-10T08:05:00Z" w16du:dateUtc="2025-03-10T07:05:00Z"/>
          <w:iCs/>
        </w:rPr>
        <w:pPrChange w:id="127" w:author="Bart-Jan Verhoeff" w:date="2025-03-10T08:05:00Z" w16du:dateUtc="2025-03-10T07:05:00Z">
          <w:pPr>
            <w:framePr w:h="0" w:wrap="auto" w:hAnchor="margin" w:xAlign="right" w:yAlign="top"/>
          </w:pPr>
        </w:pPrChange>
      </w:pPr>
    </w:p>
    <w:tbl>
      <w:tblPr>
        <w:tblStyle w:val="Table"/>
        <w:tblW w:w="4900" w:type="pct"/>
        <w:tblLayout w:type="fixed"/>
        <w:tblLook w:val="0000" w:firstRow="0" w:lastRow="0" w:firstColumn="0" w:lastColumn="0" w:noHBand="0" w:noVBand="0"/>
      </w:tblPr>
      <w:tblGrid>
        <w:gridCol w:w="9173"/>
      </w:tblGrid>
      <w:tr w:rsidR="00A513EA" w:rsidRPr="00EA7802" w:rsidDel="00EA7802" w14:paraId="791F7948" w14:textId="52732D7C">
        <w:trPr>
          <w:del w:id="128" w:author="Bart-Jan Verhoeff" w:date="2025-03-10T08:03:00Z"/>
        </w:trPr>
        <w:tc>
          <w:tcPr>
            <w:tcW w:w="7761" w:type="dxa"/>
          </w:tcPr>
          <w:p w14:paraId="20C2FAB9" w14:textId="065A0EBF" w:rsidR="00A513EA" w:rsidRPr="006F5AAB" w:rsidDel="00EA7802" w:rsidRDefault="00A513EA">
            <w:pPr>
              <w:pStyle w:val="BodyText"/>
              <w:rPr>
                <w:del w:id="129" w:author="Bart-Jan Verhoeff" w:date="2025-03-10T08:03:00Z" w16du:dateUtc="2025-03-10T07:03:00Z"/>
              </w:rPr>
              <w:pPrChange w:id="130" w:author="Bart-Jan Verhoeff" w:date="2025-03-10T08:05:00Z" w16du:dateUtc="2025-03-10T07:05:00Z">
                <w:pPr>
                  <w:pStyle w:val="ImageCaption"/>
                  <w:spacing w:before="200"/>
                  <w:jc w:val="center"/>
                </w:pPr>
              </w:pPrChange>
            </w:pPr>
          </w:p>
          <w:tbl>
            <w:tblPr>
              <w:tblStyle w:val="Table"/>
              <w:tblW w:w="4900" w:type="pct"/>
              <w:tblLayout w:type="fixed"/>
              <w:tblLook w:val="0000" w:firstRow="0" w:lastRow="0" w:firstColumn="0" w:lastColumn="0" w:noHBand="0" w:noVBand="0"/>
            </w:tblPr>
            <w:tblGrid>
              <w:gridCol w:w="8778"/>
            </w:tblGrid>
            <w:tr w:rsidR="00A513EA" w:rsidRPr="00EA7802" w:rsidDel="00EA7802" w14:paraId="6B12E738" w14:textId="06453983">
              <w:trPr>
                <w:del w:id="131" w:author="Bart-Jan Verhoeff" w:date="2025-03-10T08:03:00Z"/>
              </w:trPr>
              <w:tc>
                <w:tcPr>
                  <w:tcW w:w="7761" w:type="dxa"/>
                </w:tcPr>
                <w:p w14:paraId="73195DC6" w14:textId="3ED3A090" w:rsidR="00A513EA" w:rsidRPr="00EA7802" w:rsidDel="00705987" w:rsidRDefault="00432E7F">
                  <w:pPr>
                    <w:pStyle w:val="BodyText"/>
                    <w:rPr>
                      <w:del w:id="132" w:author="Bart-Jan Verhoeff" w:date="2025-03-10T08:01:00Z" w16du:dateUtc="2025-03-10T07:01:00Z"/>
                    </w:rPr>
                    <w:pPrChange w:id="133" w:author="Bart-Jan Verhoeff" w:date="2025-03-10T08:05:00Z" w16du:dateUtc="2025-03-10T07:05:00Z">
                      <w:pPr>
                        <w:pStyle w:val="ImageCaption"/>
                        <w:spacing w:before="200"/>
                      </w:pPr>
                    </w:pPrChange>
                  </w:pPr>
                  <w:bookmarkStart w:id="134" w:name="tbl-second"/>
                  <w:del w:id="135" w:author="Bart-Jan Verhoeff" w:date="2025-03-10T08:01:00Z" w16du:dateUtc="2025-03-10T07:01:00Z">
                    <w:r w:rsidRPr="00EA7802" w:rsidDel="00705987">
                      <w:delText>(b) All time</w:delText>
                    </w:r>
                  </w:del>
                </w:p>
                <w:tbl>
                  <w:tblPr>
                    <w:tblStyle w:val="Table"/>
                    <w:tblW w:w="4900" w:type="pct"/>
                    <w:tblLayout w:type="fixed"/>
                    <w:tblLook w:val="0020" w:firstRow="1" w:lastRow="0" w:firstColumn="0" w:lastColumn="0" w:noHBand="0" w:noVBand="0"/>
                  </w:tblPr>
                  <w:tblGrid>
                    <w:gridCol w:w="4195"/>
                    <w:gridCol w:w="4196"/>
                  </w:tblGrid>
                  <w:tr w:rsidR="00A513EA" w:rsidRPr="00EA7802" w:rsidDel="00705987" w14:paraId="059A110A" w14:textId="1BFFCE8D" w:rsidTr="00A513EA">
                    <w:trPr>
                      <w:cnfStyle w:val="100000000000" w:firstRow="1" w:lastRow="0" w:firstColumn="0" w:lastColumn="0" w:oddVBand="0" w:evenVBand="0" w:oddHBand="0" w:evenHBand="0" w:firstRowFirstColumn="0" w:firstRowLastColumn="0" w:lastRowFirstColumn="0" w:lastRowLastColumn="0"/>
                      <w:tblHeader/>
                      <w:del w:id="136" w:author="Bart-Jan Verhoeff" w:date="2025-03-10T08:01:00Z"/>
                    </w:trPr>
                    <w:tc>
                      <w:tcPr>
                        <w:tcW w:w="3880" w:type="dxa"/>
                      </w:tcPr>
                      <w:p w14:paraId="2F2F7B94" w14:textId="024E5592" w:rsidR="00A513EA" w:rsidRPr="00EA7802" w:rsidDel="00705987" w:rsidRDefault="00432E7F">
                        <w:pPr>
                          <w:pStyle w:val="BodyText"/>
                          <w:rPr>
                            <w:del w:id="137" w:author="Bart-Jan Verhoeff" w:date="2025-03-10T08:01:00Z" w16du:dateUtc="2025-03-10T07:01:00Z"/>
                          </w:rPr>
                          <w:pPrChange w:id="138" w:author="Bart-Jan Verhoeff" w:date="2025-03-10T08:05:00Z" w16du:dateUtc="2025-03-10T07:05:00Z">
                            <w:pPr>
                              <w:pStyle w:val="Compact"/>
                              <w:jc w:val="center"/>
                            </w:pPr>
                          </w:pPrChange>
                        </w:pPr>
                        <w:del w:id="139" w:author="Bart-Jan Verhoeff" w:date="2025-03-10T08:01:00Z" w16du:dateUtc="2025-03-10T07:01:00Z">
                          <w:r w:rsidRPr="00EA7802" w:rsidDel="00705987">
                            <w:delText># contrib.</w:delText>
                          </w:r>
                        </w:del>
                      </w:p>
                    </w:tc>
                    <w:tc>
                      <w:tcPr>
                        <w:tcW w:w="3880" w:type="dxa"/>
                      </w:tcPr>
                      <w:p w14:paraId="4BA49FFA" w14:textId="281DD84D" w:rsidR="00A513EA" w:rsidRPr="00EA7802" w:rsidDel="00705987" w:rsidRDefault="00432E7F">
                        <w:pPr>
                          <w:pStyle w:val="BodyText"/>
                          <w:rPr>
                            <w:del w:id="140" w:author="Bart-Jan Verhoeff" w:date="2025-03-10T08:01:00Z" w16du:dateUtc="2025-03-10T07:01:00Z"/>
                          </w:rPr>
                          <w:pPrChange w:id="141" w:author="Bart-Jan Verhoeff" w:date="2025-03-10T08:05:00Z" w16du:dateUtc="2025-03-10T07:05:00Z">
                            <w:pPr>
                              <w:pStyle w:val="Compact"/>
                              <w:jc w:val="center"/>
                            </w:pPr>
                          </w:pPrChange>
                        </w:pPr>
                        <w:del w:id="142" w:author="Bart-Jan Verhoeff" w:date="2025-03-10T08:01:00Z" w16du:dateUtc="2025-03-10T07:01:00Z">
                          <w:r w:rsidRPr="00EA7802" w:rsidDel="00705987">
                            <w:delText># repos.</w:delText>
                          </w:r>
                        </w:del>
                      </w:p>
                    </w:tc>
                  </w:tr>
                  <w:tr w:rsidR="00A513EA" w:rsidRPr="00EA7802" w:rsidDel="00705987" w14:paraId="7E67AECE" w14:textId="5752F220">
                    <w:trPr>
                      <w:del w:id="143" w:author="Bart-Jan Verhoeff" w:date="2025-03-10T08:01:00Z"/>
                    </w:trPr>
                    <w:tc>
                      <w:tcPr>
                        <w:tcW w:w="3880" w:type="dxa"/>
                      </w:tcPr>
                      <w:p w14:paraId="028C7099" w14:textId="08817C8B" w:rsidR="00A513EA" w:rsidRPr="00EA7802" w:rsidDel="00705987" w:rsidRDefault="00432E7F">
                        <w:pPr>
                          <w:pStyle w:val="BodyText"/>
                          <w:rPr>
                            <w:del w:id="144" w:author="Bart-Jan Verhoeff" w:date="2025-03-10T08:01:00Z" w16du:dateUtc="2025-03-10T07:01:00Z"/>
                          </w:rPr>
                          <w:pPrChange w:id="145" w:author="Bart-Jan Verhoeff" w:date="2025-03-10T08:05:00Z" w16du:dateUtc="2025-03-10T07:05:00Z">
                            <w:pPr>
                              <w:pStyle w:val="Compact"/>
                              <w:jc w:val="center"/>
                            </w:pPr>
                          </w:pPrChange>
                        </w:pPr>
                        <w:del w:id="146" w:author="Bart-Jan Verhoeff" w:date="2025-03-10T08:01:00Z" w16du:dateUtc="2025-03-10T07:01:00Z">
                          <w:r w:rsidRPr="00EA7802" w:rsidDel="00705987">
                            <w:delText>429</w:delText>
                          </w:r>
                        </w:del>
                      </w:p>
                    </w:tc>
                    <w:tc>
                      <w:tcPr>
                        <w:tcW w:w="3880" w:type="dxa"/>
                      </w:tcPr>
                      <w:p w14:paraId="60C84764" w14:textId="3A728B33" w:rsidR="00A513EA" w:rsidRPr="00EA7802" w:rsidDel="00705987" w:rsidRDefault="00432E7F">
                        <w:pPr>
                          <w:pStyle w:val="BodyText"/>
                          <w:rPr>
                            <w:del w:id="147" w:author="Bart-Jan Verhoeff" w:date="2025-03-10T08:01:00Z" w16du:dateUtc="2025-03-10T07:01:00Z"/>
                          </w:rPr>
                          <w:pPrChange w:id="148" w:author="Bart-Jan Verhoeff" w:date="2025-03-10T08:05:00Z" w16du:dateUtc="2025-03-10T07:05:00Z">
                            <w:pPr>
                              <w:pStyle w:val="Compact"/>
                              <w:jc w:val="center"/>
                            </w:pPr>
                          </w:pPrChange>
                        </w:pPr>
                        <w:del w:id="149" w:author="Bart-Jan Verhoeff" w:date="2025-03-10T08:01:00Z" w16du:dateUtc="2025-03-10T07:01:00Z">
                          <w:r w:rsidRPr="00EA7802" w:rsidDel="00705987">
                            <w:delText>450</w:delText>
                          </w:r>
                        </w:del>
                      </w:p>
                    </w:tc>
                  </w:tr>
                  <w:tr w:rsidR="00A513EA" w:rsidRPr="00EA7802" w:rsidDel="00705987" w14:paraId="3542DAA6" w14:textId="4F4018CD">
                    <w:trPr>
                      <w:del w:id="150" w:author="Bart-Jan Verhoeff" w:date="2025-03-10T08:01:00Z"/>
                    </w:trPr>
                    <w:tc>
                      <w:tcPr>
                        <w:tcW w:w="3880" w:type="dxa"/>
                      </w:tcPr>
                      <w:p w14:paraId="6AA9FFC2" w14:textId="6CEBD614" w:rsidR="00A513EA" w:rsidRPr="00EA7802" w:rsidDel="00705987" w:rsidRDefault="00432E7F">
                        <w:pPr>
                          <w:pStyle w:val="BodyText"/>
                          <w:rPr>
                            <w:del w:id="151" w:author="Bart-Jan Verhoeff" w:date="2025-03-10T08:01:00Z" w16du:dateUtc="2025-03-10T07:01:00Z"/>
                          </w:rPr>
                          <w:pPrChange w:id="152" w:author="Bart-Jan Verhoeff" w:date="2025-03-10T08:05:00Z" w16du:dateUtc="2025-03-10T07:05:00Z">
                            <w:pPr>
                              <w:pStyle w:val="Compact"/>
                              <w:jc w:val="center"/>
                            </w:pPr>
                          </w:pPrChange>
                        </w:pPr>
                        <w:del w:id="153" w:author="Bart-Jan Verhoeff" w:date="2025-03-10T08:01:00Z" w16du:dateUtc="2025-03-10T07:01:00Z">
                          <w:r w:rsidRPr="00EA7802" w:rsidDel="00705987">
                            <w:delText>1,019</w:delText>
                          </w:r>
                        </w:del>
                      </w:p>
                    </w:tc>
                    <w:tc>
                      <w:tcPr>
                        <w:tcW w:w="3880" w:type="dxa"/>
                      </w:tcPr>
                      <w:p w14:paraId="16C5971C" w14:textId="1787C93E" w:rsidR="00A513EA" w:rsidRPr="00EA7802" w:rsidDel="00705987" w:rsidRDefault="00432E7F">
                        <w:pPr>
                          <w:pStyle w:val="BodyText"/>
                          <w:rPr>
                            <w:del w:id="154" w:author="Bart-Jan Verhoeff" w:date="2025-03-10T08:01:00Z" w16du:dateUtc="2025-03-10T07:01:00Z"/>
                          </w:rPr>
                          <w:pPrChange w:id="155" w:author="Bart-Jan Verhoeff" w:date="2025-03-10T08:05:00Z" w16du:dateUtc="2025-03-10T07:05:00Z">
                            <w:pPr>
                              <w:pStyle w:val="Compact"/>
                              <w:jc w:val="center"/>
                            </w:pPr>
                          </w:pPrChange>
                        </w:pPr>
                        <w:del w:id="156" w:author="Bart-Jan Verhoeff" w:date="2025-03-10T08:01:00Z" w16du:dateUtc="2025-03-10T07:01:00Z">
                          <w:r w:rsidRPr="00EA7802" w:rsidDel="00705987">
                            <w:delText>113</w:delText>
                          </w:r>
                        </w:del>
                      </w:p>
                    </w:tc>
                  </w:tr>
                  <w:tr w:rsidR="00A513EA" w:rsidRPr="00EA7802" w:rsidDel="00705987" w14:paraId="103F6535" w14:textId="72B4487B">
                    <w:trPr>
                      <w:del w:id="157" w:author="Bart-Jan Verhoeff" w:date="2025-03-10T08:01:00Z"/>
                    </w:trPr>
                    <w:tc>
                      <w:tcPr>
                        <w:tcW w:w="3880" w:type="dxa"/>
                      </w:tcPr>
                      <w:p w14:paraId="60CAE519" w14:textId="6858460E" w:rsidR="00A513EA" w:rsidRPr="00EA7802" w:rsidDel="00705987" w:rsidRDefault="00432E7F">
                        <w:pPr>
                          <w:pStyle w:val="BodyText"/>
                          <w:rPr>
                            <w:del w:id="158" w:author="Bart-Jan Verhoeff" w:date="2025-03-10T08:01:00Z" w16du:dateUtc="2025-03-10T07:01:00Z"/>
                          </w:rPr>
                          <w:pPrChange w:id="159" w:author="Bart-Jan Verhoeff" w:date="2025-03-10T08:05:00Z" w16du:dateUtc="2025-03-10T07:05:00Z">
                            <w:pPr>
                              <w:pStyle w:val="Compact"/>
                              <w:jc w:val="center"/>
                            </w:pPr>
                          </w:pPrChange>
                        </w:pPr>
                        <w:del w:id="160" w:author="Bart-Jan Verhoeff" w:date="2025-03-10T08:01:00Z" w16du:dateUtc="2025-03-10T07:01:00Z">
                          <w:r w:rsidRPr="00EA7802" w:rsidDel="00705987">
                            <w:delText>8,497</w:delText>
                          </w:r>
                        </w:del>
                      </w:p>
                    </w:tc>
                    <w:tc>
                      <w:tcPr>
                        <w:tcW w:w="3880" w:type="dxa"/>
                      </w:tcPr>
                      <w:p w14:paraId="62C3E545" w14:textId="7DA09212" w:rsidR="00A513EA" w:rsidRPr="00EA7802" w:rsidDel="00705987" w:rsidRDefault="00432E7F">
                        <w:pPr>
                          <w:pStyle w:val="BodyText"/>
                          <w:rPr>
                            <w:del w:id="161" w:author="Bart-Jan Verhoeff" w:date="2025-03-10T08:01:00Z" w16du:dateUtc="2025-03-10T07:01:00Z"/>
                          </w:rPr>
                          <w:pPrChange w:id="162" w:author="Bart-Jan Verhoeff" w:date="2025-03-10T08:05:00Z" w16du:dateUtc="2025-03-10T07:05:00Z">
                            <w:pPr>
                              <w:pStyle w:val="Compact"/>
                              <w:jc w:val="center"/>
                            </w:pPr>
                          </w:pPrChange>
                        </w:pPr>
                        <w:del w:id="163" w:author="Bart-Jan Verhoeff" w:date="2025-03-10T08:01:00Z" w16du:dateUtc="2025-03-10T07:01:00Z">
                          <w:r w:rsidRPr="00EA7802" w:rsidDel="00705987">
                            <w:delText>8,617</w:delText>
                          </w:r>
                        </w:del>
                      </w:p>
                    </w:tc>
                  </w:tr>
                  <w:bookmarkEnd w:id="134"/>
                </w:tbl>
                <w:p w14:paraId="6B1A4D43" w14:textId="47F467F7" w:rsidR="00A513EA" w:rsidRPr="00EA7802" w:rsidDel="00EA7802" w:rsidRDefault="00A513EA">
                  <w:pPr>
                    <w:pStyle w:val="BodyText"/>
                    <w:rPr>
                      <w:del w:id="164" w:author="Bart-Jan Verhoeff" w:date="2025-03-10T08:03:00Z" w16du:dateUtc="2025-03-10T07:03:00Z"/>
                    </w:rPr>
                    <w:pPrChange w:id="165" w:author="Bart-Jan Verhoeff" w:date="2025-03-10T08:05:00Z" w16du:dateUtc="2025-03-10T07:05:00Z">
                      <w:pPr/>
                    </w:pPrChange>
                  </w:pPr>
                </w:p>
              </w:tc>
            </w:tr>
          </w:tbl>
          <w:p w14:paraId="4F3D2E21" w14:textId="28BC14B5" w:rsidR="00A513EA" w:rsidRPr="00EA7802" w:rsidDel="00EA7802" w:rsidRDefault="00A513EA">
            <w:pPr>
              <w:pStyle w:val="BodyText"/>
              <w:rPr>
                <w:del w:id="166" w:author="Bart-Jan Verhoeff" w:date="2025-03-10T08:03:00Z" w16du:dateUtc="2025-03-10T07:03:00Z"/>
              </w:rPr>
              <w:pPrChange w:id="167" w:author="Bart-Jan Verhoeff" w:date="2025-03-10T08:05:00Z" w16du:dateUtc="2025-03-10T07:05:00Z">
                <w:pPr/>
              </w:pPrChange>
            </w:pPr>
          </w:p>
        </w:tc>
      </w:tr>
    </w:tbl>
    <w:tbl>
      <w:tblPr>
        <w:tblStyle w:val="PlainTable4"/>
        <w:tblW w:w="0" w:type="auto"/>
        <w:shd w:val="clear" w:color="auto" w:fill="FFFFFF" w:themeFill="background1"/>
        <w:tblLook w:val="04A0" w:firstRow="1" w:lastRow="0" w:firstColumn="1" w:lastColumn="0" w:noHBand="0" w:noVBand="1"/>
        <w:tblPrChange w:id="168" w:author="Bart-Jan Verhoeff" w:date="2025-03-10T08:36:00Z" w16du:dateUtc="2025-03-10T07:36:00Z">
          <w:tblPr>
            <w:tblStyle w:val="PlainTable4"/>
            <w:tblW w:w="0" w:type="auto"/>
            <w:shd w:val="clear" w:color="auto" w:fill="FFFFFF" w:themeFill="background1"/>
            <w:tblLook w:val="04A0" w:firstRow="1" w:lastRow="0" w:firstColumn="1" w:lastColumn="0" w:noHBand="0" w:noVBand="1"/>
          </w:tblPr>
        </w:tblPrChange>
      </w:tblPr>
      <w:tblGrid>
        <w:gridCol w:w="1520"/>
        <w:gridCol w:w="1026"/>
        <w:gridCol w:w="875"/>
        <w:gridCol w:w="1843"/>
        <w:gridCol w:w="1737"/>
        <w:tblGridChange w:id="169">
          <w:tblGrid>
            <w:gridCol w:w="1520"/>
            <w:gridCol w:w="856"/>
            <w:gridCol w:w="1045"/>
            <w:gridCol w:w="798"/>
            <w:gridCol w:w="1701"/>
            <w:gridCol w:w="1081"/>
            <w:gridCol w:w="599"/>
            <w:gridCol w:w="1900"/>
          </w:tblGrid>
        </w:tblGridChange>
      </w:tblGrid>
      <w:tr w:rsidR="00537B3B" w:rsidRPr="00A95FE2" w14:paraId="11B1655C" w14:textId="77777777" w:rsidTr="00A95FE2">
        <w:trPr>
          <w:cnfStyle w:val="100000000000" w:firstRow="1" w:lastRow="0" w:firstColumn="0" w:lastColumn="0" w:oddVBand="0" w:evenVBand="0" w:oddHBand="0" w:evenHBand="0" w:firstRowFirstColumn="0" w:firstRowLastColumn="0" w:lastRowFirstColumn="0" w:lastRowLastColumn="0"/>
          <w:ins w:id="170" w:author="Bart-Jan Verhoeff" w:date="2025-03-10T07:57:00Z"/>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Change w:id="171" w:author="Bart-Jan Verhoeff" w:date="2025-03-10T08:36:00Z" w16du:dateUtc="2025-03-10T07:36:00Z">
              <w:tcPr>
                <w:tcW w:w="2376" w:type="dxa"/>
                <w:gridSpan w:val="2"/>
                <w:shd w:val="clear" w:color="auto" w:fill="FFFFFF" w:themeFill="background1"/>
              </w:tcPr>
            </w:tcPrChange>
          </w:tcPr>
          <w:p w14:paraId="75B7B732" w14:textId="77777777" w:rsidR="00537B3B" w:rsidRPr="00A95FE2" w:rsidRDefault="00537B3B">
            <w:pPr>
              <w:pStyle w:val="ImageCaption"/>
              <w:spacing w:before="200"/>
              <w:cnfStyle w:val="101000000000" w:firstRow="1" w:lastRow="0" w:firstColumn="1" w:lastColumn="0" w:oddVBand="0" w:evenVBand="0" w:oddHBand="0" w:evenHBand="0" w:firstRowFirstColumn="0" w:firstRowLastColumn="0" w:lastRowFirstColumn="0" w:lastRowLastColumn="0"/>
              <w:rPr>
                <w:ins w:id="172" w:author="Bart-Jan Verhoeff" w:date="2025-03-10T07:57:00Z" w16du:dateUtc="2025-03-10T06:57:00Z"/>
                <w:b w:val="0"/>
                <w:bCs w:val="0"/>
                <w:i w:val="0"/>
                <w:rPrChange w:id="173" w:author="Bart-Jan Verhoeff" w:date="2025-03-10T08:36:00Z" w16du:dateUtc="2025-03-10T07:36:00Z">
                  <w:rPr>
                    <w:ins w:id="174" w:author="Bart-Jan Verhoeff" w:date="2025-03-10T07:57:00Z" w16du:dateUtc="2025-03-10T06:57:00Z"/>
                  </w:rPr>
                </w:rPrChange>
              </w:rPr>
            </w:pPr>
          </w:p>
        </w:tc>
        <w:tc>
          <w:tcPr>
            <w:tcW w:w="0" w:type="dxa"/>
            <w:gridSpan w:val="2"/>
            <w:shd w:val="clear" w:color="auto" w:fill="FFFFFF" w:themeFill="background1"/>
            <w:tcPrChange w:id="175" w:author="Bart-Jan Verhoeff" w:date="2025-03-10T08:36:00Z" w16du:dateUtc="2025-03-10T07:36:00Z">
              <w:tcPr>
                <w:tcW w:w="3544" w:type="dxa"/>
                <w:gridSpan w:val="3"/>
                <w:shd w:val="clear" w:color="auto" w:fill="FFFFFF" w:themeFill="background1"/>
              </w:tcPr>
            </w:tcPrChange>
          </w:tcPr>
          <w:p w14:paraId="107E4C3B" w14:textId="5C655854" w:rsidR="00537B3B" w:rsidRPr="00A95FE2" w:rsidRDefault="00537B3B">
            <w:pPr>
              <w:pStyle w:val="ImageCaption"/>
              <w:spacing w:before="200"/>
              <w:jc w:val="center"/>
              <w:cnfStyle w:val="100000000000" w:firstRow="1" w:lastRow="0" w:firstColumn="0" w:lastColumn="0" w:oddVBand="0" w:evenVBand="0" w:oddHBand="0" w:evenHBand="0" w:firstRowFirstColumn="0" w:firstRowLastColumn="0" w:lastRowFirstColumn="0" w:lastRowLastColumn="0"/>
              <w:rPr>
                <w:ins w:id="176" w:author="Bart-Jan Verhoeff" w:date="2025-03-10T07:57:00Z" w16du:dateUtc="2025-03-10T06:57:00Z"/>
                <w:b w:val="0"/>
                <w:bCs w:val="0"/>
                <w:i w:val="0"/>
                <w:rPrChange w:id="177" w:author="Bart-Jan Verhoeff" w:date="2025-03-10T08:36:00Z" w16du:dateUtc="2025-03-10T07:36:00Z">
                  <w:rPr>
                    <w:ins w:id="178" w:author="Bart-Jan Verhoeff" w:date="2025-03-10T07:57:00Z" w16du:dateUtc="2025-03-10T06:57:00Z"/>
                  </w:rPr>
                </w:rPrChange>
              </w:rPr>
              <w:pPrChange w:id="179" w:author="Bart-Jan Verhoeff" w:date="2025-03-10T08:04:00Z" w16du:dateUtc="2025-03-10T07:04:00Z">
                <w:pPr>
                  <w:pStyle w:val="ImageCaption"/>
                  <w:spacing w:before="200"/>
                  <w:cnfStyle w:val="100000000000" w:firstRow="1" w:lastRow="0" w:firstColumn="0" w:lastColumn="0" w:oddVBand="0" w:evenVBand="0" w:oddHBand="0" w:evenHBand="0" w:firstRowFirstColumn="0" w:firstRowLastColumn="0" w:lastRowFirstColumn="0" w:lastRowLastColumn="0"/>
                </w:pPr>
              </w:pPrChange>
            </w:pPr>
            <w:ins w:id="180" w:author="Bart-Jan Verhoeff" w:date="2025-03-10T07:58:00Z" w16du:dateUtc="2025-03-10T06:58:00Z">
              <w:r w:rsidRPr="00A95FE2">
                <w:rPr>
                  <w:i w:val="0"/>
                  <w:rPrChange w:id="181" w:author="Bart-Jan Verhoeff" w:date="2025-03-10T08:36:00Z" w16du:dateUtc="2025-03-10T07:36:00Z">
                    <w:rPr/>
                  </w:rPrChange>
                </w:rPr>
                <w:t>Last three months</w:t>
              </w:r>
            </w:ins>
          </w:p>
        </w:tc>
        <w:tc>
          <w:tcPr>
            <w:tcW w:w="0" w:type="dxa"/>
            <w:gridSpan w:val="2"/>
            <w:shd w:val="clear" w:color="auto" w:fill="FFFFFF" w:themeFill="background1"/>
            <w:tcPrChange w:id="182" w:author="Bart-Jan Verhoeff" w:date="2025-03-10T08:36:00Z" w16du:dateUtc="2025-03-10T07:36:00Z">
              <w:tcPr>
                <w:tcW w:w="3580" w:type="dxa"/>
                <w:gridSpan w:val="3"/>
                <w:shd w:val="clear" w:color="auto" w:fill="FFFFFF" w:themeFill="background1"/>
              </w:tcPr>
            </w:tcPrChange>
          </w:tcPr>
          <w:p w14:paraId="0C904A1E" w14:textId="1B8E4CB0" w:rsidR="00537B3B" w:rsidRPr="00A95FE2" w:rsidRDefault="00537B3B">
            <w:pPr>
              <w:pStyle w:val="ImageCaption"/>
              <w:spacing w:before="200"/>
              <w:jc w:val="center"/>
              <w:cnfStyle w:val="100000000000" w:firstRow="1" w:lastRow="0" w:firstColumn="0" w:lastColumn="0" w:oddVBand="0" w:evenVBand="0" w:oddHBand="0" w:evenHBand="0" w:firstRowFirstColumn="0" w:firstRowLastColumn="0" w:lastRowFirstColumn="0" w:lastRowLastColumn="0"/>
              <w:rPr>
                <w:ins w:id="183" w:author="Bart-Jan Verhoeff" w:date="2025-03-10T07:57:00Z" w16du:dateUtc="2025-03-10T06:57:00Z"/>
                <w:b w:val="0"/>
                <w:bCs w:val="0"/>
                <w:i w:val="0"/>
                <w:rPrChange w:id="184" w:author="Bart-Jan Verhoeff" w:date="2025-03-10T08:36:00Z" w16du:dateUtc="2025-03-10T07:36:00Z">
                  <w:rPr>
                    <w:ins w:id="185" w:author="Bart-Jan Verhoeff" w:date="2025-03-10T07:57:00Z" w16du:dateUtc="2025-03-10T06:57:00Z"/>
                  </w:rPr>
                </w:rPrChange>
              </w:rPr>
              <w:pPrChange w:id="186" w:author="Bart-Jan Verhoeff" w:date="2025-03-10T08:04:00Z" w16du:dateUtc="2025-03-10T07:04:00Z">
                <w:pPr>
                  <w:pStyle w:val="ImageCaption"/>
                  <w:spacing w:before="200"/>
                  <w:cnfStyle w:val="100000000000" w:firstRow="1" w:lastRow="0" w:firstColumn="0" w:lastColumn="0" w:oddVBand="0" w:evenVBand="0" w:oddHBand="0" w:evenHBand="0" w:firstRowFirstColumn="0" w:firstRowLastColumn="0" w:lastRowFirstColumn="0" w:lastRowLastColumn="0"/>
                </w:pPr>
              </w:pPrChange>
            </w:pPr>
            <w:ins w:id="187" w:author="Bart-Jan Verhoeff" w:date="2025-03-10T07:59:00Z" w16du:dateUtc="2025-03-10T06:59:00Z">
              <w:r w:rsidRPr="00A95FE2">
                <w:rPr>
                  <w:b w:val="0"/>
                  <w:bCs w:val="0"/>
                  <w:i w:val="0"/>
                </w:rPr>
                <w:t>All time</w:t>
              </w:r>
            </w:ins>
          </w:p>
        </w:tc>
      </w:tr>
      <w:tr w:rsidR="00A95FE2" w:rsidRPr="00A95FE2" w14:paraId="30F36C84" w14:textId="77777777" w:rsidTr="00A95FE2">
        <w:trPr>
          <w:cnfStyle w:val="000000100000" w:firstRow="0" w:lastRow="0" w:firstColumn="0" w:lastColumn="0" w:oddVBand="0" w:evenVBand="0" w:oddHBand="1" w:evenHBand="0" w:firstRowFirstColumn="0" w:firstRowLastColumn="0" w:lastRowFirstColumn="0" w:lastRowLastColumn="0"/>
          <w:ins w:id="188" w:author="Bart-Jan Verhoeff" w:date="2025-03-10T07:57:00Z"/>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FFFFFF" w:themeFill="background1"/>
            <w:tcPrChange w:id="189" w:author="Bart-Jan Verhoeff" w:date="2025-03-10T08:37:00Z" w16du:dateUtc="2025-03-10T07:37:00Z">
              <w:tcPr>
                <w:tcW w:w="2376" w:type="dxa"/>
                <w:gridSpan w:val="2"/>
                <w:tcBorders>
                  <w:bottom w:val="single" w:sz="4" w:space="0" w:color="auto"/>
                </w:tcBorders>
                <w:shd w:val="clear" w:color="auto" w:fill="FFFFFF" w:themeFill="background1"/>
              </w:tcPr>
            </w:tcPrChange>
          </w:tcPr>
          <w:p w14:paraId="191408A4" w14:textId="77777777" w:rsidR="00F66CDE" w:rsidRPr="00A95FE2" w:rsidRDefault="00F66CDE">
            <w:pPr>
              <w:pStyle w:val="ImageCaption"/>
              <w:spacing w:before="200"/>
              <w:cnfStyle w:val="001000100000" w:firstRow="0" w:lastRow="0" w:firstColumn="1" w:lastColumn="0" w:oddVBand="0" w:evenVBand="0" w:oddHBand="1" w:evenHBand="0" w:firstRowFirstColumn="0" w:firstRowLastColumn="0" w:lastRowFirstColumn="0" w:lastRowLastColumn="0"/>
              <w:rPr>
                <w:ins w:id="190" w:author="Bart-Jan Verhoeff" w:date="2025-03-10T07:57:00Z" w16du:dateUtc="2025-03-10T06:57:00Z"/>
                <w:b w:val="0"/>
                <w:bCs w:val="0"/>
                <w:i w:val="0"/>
                <w:rPrChange w:id="191" w:author="Bart-Jan Verhoeff" w:date="2025-03-10T08:36:00Z" w16du:dateUtc="2025-03-10T07:36:00Z">
                  <w:rPr>
                    <w:ins w:id="192" w:author="Bart-Jan Verhoeff" w:date="2025-03-10T07:57:00Z" w16du:dateUtc="2025-03-10T06:57:00Z"/>
                  </w:rPr>
                </w:rPrChange>
              </w:rPr>
            </w:pPr>
          </w:p>
        </w:tc>
        <w:tc>
          <w:tcPr>
            <w:tcW w:w="0" w:type="dxa"/>
            <w:tcBorders>
              <w:bottom w:val="single" w:sz="4" w:space="0" w:color="auto"/>
            </w:tcBorders>
            <w:shd w:val="clear" w:color="auto" w:fill="FFFFFF" w:themeFill="background1"/>
            <w:tcPrChange w:id="193" w:author="Bart-Jan Verhoeff" w:date="2025-03-10T08:37:00Z" w16du:dateUtc="2025-03-10T07:37:00Z">
              <w:tcPr>
                <w:tcW w:w="1843" w:type="dxa"/>
                <w:gridSpan w:val="2"/>
                <w:tcBorders>
                  <w:bottom w:val="single" w:sz="4" w:space="0" w:color="auto"/>
                </w:tcBorders>
                <w:shd w:val="clear" w:color="auto" w:fill="FFFFFF" w:themeFill="background1"/>
              </w:tcPr>
            </w:tcPrChange>
          </w:tcPr>
          <w:p w14:paraId="309C4CCD" w14:textId="56C118D8"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194" w:author="Bart-Jan Verhoeff" w:date="2025-03-10T07:57:00Z" w16du:dateUtc="2025-03-10T06:57:00Z"/>
                <w:i w:val="0"/>
                <w:rPrChange w:id="195" w:author="Bart-Jan Verhoeff" w:date="2025-03-10T08:36:00Z" w16du:dateUtc="2025-03-10T07:36:00Z">
                  <w:rPr>
                    <w:ins w:id="196" w:author="Bart-Jan Verhoeff" w:date="2025-03-10T07:57:00Z" w16du:dateUtc="2025-03-10T06:57:00Z"/>
                    <w:iCs/>
                  </w:rPr>
                </w:rPrChange>
              </w:rPr>
              <w:pPrChange w:id="197"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198" w:author="Bart-Jan Verhoeff" w:date="2025-03-10T07:59:00Z" w16du:dateUtc="2025-03-10T06:59:00Z">
              <w:r w:rsidRPr="00A95FE2">
                <w:rPr>
                  <w:i w:val="0"/>
                  <w:rPrChange w:id="199" w:author="Bart-Jan Verhoeff" w:date="2025-03-10T08:36:00Z" w16du:dateUtc="2025-03-10T07:36:00Z">
                    <w:rPr>
                      <w:iCs/>
                    </w:rPr>
                  </w:rPrChange>
                </w:rPr>
                <w:t># contrib.</w:t>
              </w:r>
            </w:ins>
          </w:p>
        </w:tc>
        <w:tc>
          <w:tcPr>
            <w:tcW w:w="0" w:type="dxa"/>
            <w:tcBorders>
              <w:bottom w:val="single" w:sz="4" w:space="0" w:color="auto"/>
            </w:tcBorders>
            <w:shd w:val="clear" w:color="auto" w:fill="FFFFFF" w:themeFill="background1"/>
            <w:tcPrChange w:id="200" w:author="Bart-Jan Verhoeff" w:date="2025-03-10T08:37:00Z" w16du:dateUtc="2025-03-10T07:37:00Z">
              <w:tcPr>
                <w:tcW w:w="1701" w:type="dxa"/>
                <w:tcBorders>
                  <w:bottom w:val="single" w:sz="4" w:space="0" w:color="auto"/>
                </w:tcBorders>
                <w:shd w:val="clear" w:color="auto" w:fill="FFFFFF" w:themeFill="background1"/>
              </w:tcPr>
            </w:tcPrChange>
          </w:tcPr>
          <w:p w14:paraId="773B2A6A" w14:textId="1B2585DE"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01" w:author="Bart-Jan Verhoeff" w:date="2025-03-10T07:57:00Z" w16du:dateUtc="2025-03-10T06:57:00Z"/>
                <w:i w:val="0"/>
                <w:rPrChange w:id="202" w:author="Bart-Jan Verhoeff" w:date="2025-03-10T08:36:00Z" w16du:dateUtc="2025-03-10T07:36:00Z">
                  <w:rPr>
                    <w:ins w:id="203" w:author="Bart-Jan Verhoeff" w:date="2025-03-10T07:57:00Z" w16du:dateUtc="2025-03-10T06:57:00Z"/>
                    <w:iCs/>
                  </w:rPr>
                </w:rPrChange>
              </w:rPr>
              <w:pPrChange w:id="204"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05" w:author="Bart-Jan Verhoeff" w:date="2025-03-10T08:00:00Z" w16du:dateUtc="2025-03-10T07:00:00Z">
              <w:r w:rsidRPr="00A95FE2">
                <w:rPr>
                  <w:i w:val="0"/>
                  <w:rPrChange w:id="206" w:author="Bart-Jan Verhoeff" w:date="2025-03-10T08:36:00Z" w16du:dateUtc="2025-03-10T07:36:00Z">
                    <w:rPr>
                      <w:iCs/>
                    </w:rPr>
                  </w:rPrChange>
                </w:rPr>
                <w:t># repos.</w:t>
              </w:r>
            </w:ins>
          </w:p>
        </w:tc>
        <w:tc>
          <w:tcPr>
            <w:tcW w:w="1843" w:type="dxa"/>
            <w:tcBorders>
              <w:bottom w:val="single" w:sz="4" w:space="0" w:color="auto"/>
            </w:tcBorders>
            <w:shd w:val="clear" w:color="auto" w:fill="FFFFFF" w:themeFill="background1"/>
            <w:tcPrChange w:id="207" w:author="Bart-Jan Verhoeff" w:date="2025-03-10T08:37:00Z" w16du:dateUtc="2025-03-10T07:37:00Z">
              <w:tcPr>
                <w:tcW w:w="1680" w:type="dxa"/>
                <w:gridSpan w:val="2"/>
                <w:tcBorders>
                  <w:bottom w:val="single" w:sz="4" w:space="0" w:color="auto"/>
                </w:tcBorders>
                <w:shd w:val="clear" w:color="auto" w:fill="FFFFFF" w:themeFill="background1"/>
              </w:tcPr>
            </w:tcPrChange>
          </w:tcPr>
          <w:p w14:paraId="33D70B76" w14:textId="58D9949C"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08" w:author="Bart-Jan Verhoeff" w:date="2025-03-10T07:57:00Z" w16du:dateUtc="2025-03-10T06:57:00Z"/>
                <w:i w:val="0"/>
                <w:rPrChange w:id="209" w:author="Bart-Jan Verhoeff" w:date="2025-03-10T08:36:00Z" w16du:dateUtc="2025-03-10T07:36:00Z">
                  <w:rPr>
                    <w:ins w:id="210" w:author="Bart-Jan Verhoeff" w:date="2025-03-10T07:57:00Z" w16du:dateUtc="2025-03-10T06:57:00Z"/>
                    <w:iCs/>
                  </w:rPr>
                </w:rPrChange>
              </w:rPr>
              <w:pPrChange w:id="211"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12" w:author="Bart-Jan Verhoeff" w:date="2025-03-10T07:59:00Z" w16du:dateUtc="2025-03-10T06:59:00Z">
              <w:r w:rsidRPr="00A95FE2">
                <w:rPr>
                  <w:i w:val="0"/>
                  <w:rPrChange w:id="213" w:author="Bart-Jan Verhoeff" w:date="2025-03-10T08:36:00Z" w16du:dateUtc="2025-03-10T07:36:00Z">
                    <w:rPr>
                      <w:iCs/>
                    </w:rPr>
                  </w:rPrChange>
                </w:rPr>
                <w:t># contrib.</w:t>
              </w:r>
            </w:ins>
          </w:p>
        </w:tc>
        <w:tc>
          <w:tcPr>
            <w:tcW w:w="1737" w:type="dxa"/>
            <w:tcBorders>
              <w:bottom w:val="single" w:sz="4" w:space="0" w:color="auto"/>
            </w:tcBorders>
            <w:shd w:val="clear" w:color="auto" w:fill="FFFFFF" w:themeFill="background1"/>
            <w:tcPrChange w:id="214" w:author="Bart-Jan Verhoeff" w:date="2025-03-10T08:37:00Z" w16du:dateUtc="2025-03-10T07:37:00Z">
              <w:tcPr>
                <w:tcW w:w="1900" w:type="dxa"/>
                <w:tcBorders>
                  <w:bottom w:val="single" w:sz="4" w:space="0" w:color="auto"/>
                </w:tcBorders>
                <w:shd w:val="clear" w:color="auto" w:fill="FFFFFF" w:themeFill="background1"/>
              </w:tcPr>
            </w:tcPrChange>
          </w:tcPr>
          <w:p w14:paraId="5BDF7785" w14:textId="795373A4"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15" w:author="Bart-Jan Verhoeff" w:date="2025-03-10T07:57:00Z" w16du:dateUtc="2025-03-10T06:57:00Z"/>
                <w:i w:val="0"/>
                <w:rPrChange w:id="216" w:author="Bart-Jan Verhoeff" w:date="2025-03-10T08:36:00Z" w16du:dateUtc="2025-03-10T07:36:00Z">
                  <w:rPr>
                    <w:ins w:id="217" w:author="Bart-Jan Verhoeff" w:date="2025-03-10T07:57:00Z" w16du:dateUtc="2025-03-10T06:57:00Z"/>
                    <w:iCs/>
                  </w:rPr>
                </w:rPrChange>
              </w:rPr>
              <w:pPrChange w:id="218"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19" w:author="Bart-Jan Verhoeff" w:date="2025-03-10T08:00:00Z" w16du:dateUtc="2025-03-10T07:00:00Z">
              <w:r w:rsidRPr="00A95FE2">
                <w:rPr>
                  <w:i w:val="0"/>
                  <w:rPrChange w:id="220" w:author="Bart-Jan Verhoeff" w:date="2025-03-10T08:36:00Z" w16du:dateUtc="2025-03-10T07:36:00Z">
                    <w:rPr>
                      <w:iCs/>
                    </w:rPr>
                  </w:rPrChange>
                </w:rPr>
                <w:t># repos.</w:t>
              </w:r>
            </w:ins>
          </w:p>
        </w:tc>
      </w:tr>
      <w:tr w:rsidR="005436A8" w:rsidRPr="00A95FE2" w14:paraId="5D81892B" w14:textId="77777777" w:rsidTr="00A95FE2">
        <w:trPr>
          <w:ins w:id="221" w:author="Bart-Jan Verhoeff" w:date="2025-03-10T07:57: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shd w:val="clear" w:color="auto" w:fill="FFFFFF" w:themeFill="background1"/>
            <w:tcPrChange w:id="222" w:author="Bart-Jan Verhoeff" w:date="2025-03-10T08:37:00Z" w16du:dateUtc="2025-03-10T07:37:00Z">
              <w:tcPr>
                <w:tcW w:w="2376" w:type="dxa"/>
                <w:gridSpan w:val="2"/>
                <w:tcBorders>
                  <w:top w:val="single" w:sz="4" w:space="0" w:color="auto"/>
                </w:tcBorders>
                <w:shd w:val="clear" w:color="auto" w:fill="FFFFFF" w:themeFill="background1"/>
              </w:tcPr>
            </w:tcPrChange>
          </w:tcPr>
          <w:p w14:paraId="3D28629B" w14:textId="1DBD0099" w:rsidR="00F66CDE" w:rsidRPr="00A95FE2" w:rsidRDefault="00705987">
            <w:pPr>
              <w:pStyle w:val="ImageCaption"/>
              <w:spacing w:before="200"/>
              <w:rPr>
                <w:ins w:id="223" w:author="Bart-Jan Verhoeff" w:date="2025-03-10T07:57:00Z" w16du:dateUtc="2025-03-10T06:57:00Z"/>
                <w:b w:val="0"/>
                <w:bCs w:val="0"/>
                <w:i w:val="0"/>
                <w:iCs/>
                <w:rPrChange w:id="224" w:author="Bart-Jan Verhoeff" w:date="2025-03-10T08:36:00Z" w16du:dateUtc="2025-03-10T07:36:00Z">
                  <w:rPr>
                    <w:ins w:id="225" w:author="Bart-Jan Verhoeff" w:date="2025-03-10T07:57:00Z" w16du:dateUtc="2025-03-10T06:57:00Z"/>
                  </w:rPr>
                </w:rPrChange>
              </w:rPr>
            </w:pPr>
            <w:ins w:id="226" w:author="Bart-Jan Verhoeff" w:date="2025-03-10T08:01:00Z" w16du:dateUtc="2025-03-10T07:01:00Z">
              <w:r w:rsidRPr="00A95FE2">
                <w:rPr>
                  <w:i w:val="0"/>
                  <w:rPrChange w:id="227" w:author="Bart-Jan Verhoeff" w:date="2025-03-10T08:36:00Z" w16du:dateUtc="2025-03-10T07:36:00Z">
                    <w:rPr/>
                  </w:rPrChange>
                </w:rPr>
                <w:t>“</w:t>
              </w:r>
            </w:ins>
            <w:ins w:id="228" w:author="Bart-Jan Verhoeff" w:date="2025-03-10T08:04:00Z" w16du:dateUtc="2025-03-10T07:04:00Z">
              <w:r w:rsidR="00EA7802" w:rsidRPr="00A95FE2">
                <w:rPr>
                  <w:b w:val="0"/>
                  <w:bCs w:val="0"/>
                  <w:i w:val="0"/>
                  <w:iCs/>
                </w:rPr>
                <w:t>O</w:t>
              </w:r>
            </w:ins>
            <w:ins w:id="229" w:author="Bart-Jan Verhoeff" w:date="2025-03-10T08:01:00Z" w16du:dateUtc="2025-03-10T07:01:00Z">
              <w:r w:rsidRPr="00A95FE2">
                <w:rPr>
                  <w:i w:val="0"/>
                  <w:rPrChange w:id="230" w:author="Bart-Jan Verhoeff" w:date="2025-03-10T08:36:00Z" w16du:dateUtc="2025-03-10T07:36:00Z">
                    <w:rPr/>
                  </w:rPrChange>
                </w:rPr>
                <w:t>penEHR”</w:t>
              </w:r>
            </w:ins>
          </w:p>
        </w:tc>
        <w:tc>
          <w:tcPr>
            <w:tcW w:w="0" w:type="dxa"/>
            <w:tcBorders>
              <w:top w:val="single" w:sz="4" w:space="0" w:color="auto"/>
            </w:tcBorders>
            <w:shd w:val="clear" w:color="auto" w:fill="FFFFFF" w:themeFill="background1"/>
            <w:tcPrChange w:id="231" w:author="Bart-Jan Verhoeff" w:date="2025-03-10T08:37:00Z" w16du:dateUtc="2025-03-10T07:37:00Z">
              <w:tcPr>
                <w:tcW w:w="1843" w:type="dxa"/>
                <w:gridSpan w:val="2"/>
                <w:tcBorders>
                  <w:top w:val="single" w:sz="4" w:space="0" w:color="auto"/>
                </w:tcBorders>
                <w:shd w:val="clear" w:color="auto" w:fill="FFFFFF" w:themeFill="background1"/>
              </w:tcPr>
            </w:tcPrChange>
          </w:tcPr>
          <w:p w14:paraId="515B9E56" w14:textId="30213641" w:rsidR="00F66CDE" w:rsidRPr="00A95FE2" w:rsidRDefault="00EA7802">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232" w:author="Bart-Jan Verhoeff" w:date="2025-03-10T07:57:00Z" w16du:dateUtc="2025-03-10T06:57:00Z"/>
                <w:i w:val="0"/>
                <w:iCs/>
                <w:rPrChange w:id="233" w:author="Bart-Jan Verhoeff" w:date="2025-03-10T08:36:00Z" w16du:dateUtc="2025-03-10T07:36:00Z">
                  <w:rPr>
                    <w:ins w:id="234" w:author="Bart-Jan Verhoeff" w:date="2025-03-10T07:57:00Z" w16du:dateUtc="2025-03-10T06:57:00Z"/>
                  </w:rPr>
                </w:rPrChange>
              </w:rPr>
              <w:pPrChange w:id="235"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236" w:author="Bart-Jan Verhoeff" w:date="2025-03-10T08:02:00Z" w16du:dateUtc="2025-03-10T07:02:00Z">
              <w:r w:rsidRPr="00A95FE2">
                <w:rPr>
                  <w:i w:val="0"/>
                  <w:iCs/>
                  <w:rPrChange w:id="237" w:author="Bart-Jan Verhoeff" w:date="2025-03-10T08:36:00Z" w16du:dateUtc="2025-03-10T07:36:00Z">
                    <w:rPr/>
                  </w:rPrChange>
                </w:rPr>
                <w:t>82</w:t>
              </w:r>
            </w:ins>
          </w:p>
        </w:tc>
        <w:tc>
          <w:tcPr>
            <w:tcW w:w="0" w:type="dxa"/>
            <w:tcBorders>
              <w:top w:val="single" w:sz="4" w:space="0" w:color="auto"/>
            </w:tcBorders>
            <w:shd w:val="clear" w:color="auto" w:fill="FFFFFF" w:themeFill="background1"/>
            <w:tcPrChange w:id="238" w:author="Bart-Jan Verhoeff" w:date="2025-03-10T08:37:00Z" w16du:dateUtc="2025-03-10T07:37:00Z">
              <w:tcPr>
                <w:tcW w:w="1701" w:type="dxa"/>
                <w:tcBorders>
                  <w:top w:val="single" w:sz="4" w:space="0" w:color="auto"/>
                </w:tcBorders>
                <w:shd w:val="clear" w:color="auto" w:fill="FFFFFF" w:themeFill="background1"/>
              </w:tcPr>
            </w:tcPrChange>
          </w:tcPr>
          <w:p w14:paraId="42D634C4" w14:textId="01C7881C" w:rsidR="00F66CDE" w:rsidRPr="00A95FE2" w:rsidRDefault="00EA7802">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239" w:author="Bart-Jan Verhoeff" w:date="2025-03-10T07:57:00Z" w16du:dateUtc="2025-03-10T06:57:00Z"/>
                <w:i w:val="0"/>
                <w:iCs/>
                <w:rPrChange w:id="240" w:author="Bart-Jan Verhoeff" w:date="2025-03-10T08:36:00Z" w16du:dateUtc="2025-03-10T07:36:00Z">
                  <w:rPr>
                    <w:ins w:id="241" w:author="Bart-Jan Verhoeff" w:date="2025-03-10T07:57:00Z" w16du:dateUtc="2025-03-10T06:57:00Z"/>
                  </w:rPr>
                </w:rPrChange>
              </w:rPr>
              <w:pPrChange w:id="242"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243" w:author="Bart-Jan Verhoeff" w:date="2025-03-10T08:02:00Z" w16du:dateUtc="2025-03-10T07:02:00Z">
              <w:r w:rsidRPr="00A95FE2">
                <w:rPr>
                  <w:i w:val="0"/>
                  <w:iCs/>
                  <w:rPrChange w:id="244" w:author="Bart-Jan Verhoeff" w:date="2025-03-10T08:36:00Z" w16du:dateUtc="2025-03-10T07:36:00Z">
                    <w:rPr/>
                  </w:rPrChange>
                </w:rPr>
                <w:t>49</w:t>
              </w:r>
            </w:ins>
          </w:p>
        </w:tc>
        <w:tc>
          <w:tcPr>
            <w:tcW w:w="1843" w:type="dxa"/>
            <w:tcBorders>
              <w:top w:val="single" w:sz="4" w:space="0" w:color="auto"/>
            </w:tcBorders>
            <w:shd w:val="clear" w:color="auto" w:fill="FFFFFF" w:themeFill="background1"/>
            <w:tcPrChange w:id="245" w:author="Bart-Jan Verhoeff" w:date="2025-03-10T08:37:00Z" w16du:dateUtc="2025-03-10T07:37:00Z">
              <w:tcPr>
                <w:tcW w:w="1680" w:type="dxa"/>
                <w:gridSpan w:val="2"/>
                <w:tcBorders>
                  <w:top w:val="single" w:sz="4" w:space="0" w:color="auto"/>
                </w:tcBorders>
                <w:shd w:val="clear" w:color="auto" w:fill="FFFFFF" w:themeFill="background1"/>
              </w:tcPr>
            </w:tcPrChange>
          </w:tcPr>
          <w:p w14:paraId="2EB30FC8" w14:textId="6E1BEFA3" w:rsidR="00F66CDE" w:rsidRPr="00A95FE2" w:rsidRDefault="00966F30">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246" w:author="Bart-Jan Verhoeff" w:date="2025-03-10T07:57:00Z" w16du:dateUtc="2025-03-10T06:57:00Z"/>
                <w:i w:val="0"/>
                <w:iCs/>
                <w:rPrChange w:id="247" w:author="Bart-Jan Verhoeff" w:date="2025-03-10T08:36:00Z" w16du:dateUtc="2025-03-10T07:36:00Z">
                  <w:rPr>
                    <w:ins w:id="248" w:author="Bart-Jan Verhoeff" w:date="2025-03-10T07:57:00Z" w16du:dateUtc="2025-03-10T06:57:00Z"/>
                  </w:rPr>
                </w:rPrChange>
              </w:rPr>
              <w:pPrChange w:id="249"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250" w:author="Bart-Jan Verhoeff" w:date="2025-03-10T08:00:00Z" w16du:dateUtc="2025-03-10T07:00:00Z">
              <w:r w:rsidRPr="00A95FE2">
                <w:rPr>
                  <w:i w:val="0"/>
                  <w:iCs/>
                  <w:rPrChange w:id="251" w:author="Bart-Jan Verhoeff" w:date="2025-03-10T08:36:00Z" w16du:dateUtc="2025-03-10T07:36:00Z">
                    <w:rPr/>
                  </w:rPrChange>
                </w:rPr>
                <w:t>429</w:t>
              </w:r>
            </w:ins>
          </w:p>
        </w:tc>
        <w:tc>
          <w:tcPr>
            <w:tcW w:w="1737" w:type="dxa"/>
            <w:tcBorders>
              <w:top w:val="single" w:sz="4" w:space="0" w:color="auto"/>
            </w:tcBorders>
            <w:shd w:val="clear" w:color="auto" w:fill="FFFFFF" w:themeFill="background1"/>
            <w:tcPrChange w:id="252" w:author="Bart-Jan Verhoeff" w:date="2025-03-10T08:37:00Z" w16du:dateUtc="2025-03-10T07:37:00Z">
              <w:tcPr>
                <w:tcW w:w="0" w:type="dxa"/>
                <w:tcBorders>
                  <w:top w:val="single" w:sz="4" w:space="0" w:color="auto"/>
                </w:tcBorders>
                <w:shd w:val="clear" w:color="auto" w:fill="FFFFFF" w:themeFill="background1"/>
              </w:tcPr>
            </w:tcPrChange>
          </w:tcPr>
          <w:p w14:paraId="2671378F" w14:textId="70A0E025" w:rsidR="00F66CDE" w:rsidRPr="00A95FE2" w:rsidRDefault="00966F30">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253" w:author="Bart-Jan Verhoeff" w:date="2025-03-10T07:57:00Z" w16du:dateUtc="2025-03-10T06:57:00Z"/>
                <w:i w:val="0"/>
                <w:iCs/>
                <w:rPrChange w:id="254" w:author="Bart-Jan Verhoeff" w:date="2025-03-10T08:36:00Z" w16du:dateUtc="2025-03-10T07:36:00Z">
                  <w:rPr>
                    <w:ins w:id="255" w:author="Bart-Jan Verhoeff" w:date="2025-03-10T07:57:00Z" w16du:dateUtc="2025-03-10T06:57:00Z"/>
                  </w:rPr>
                </w:rPrChange>
              </w:rPr>
              <w:pPrChange w:id="256"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257" w:author="Bart-Jan Verhoeff" w:date="2025-03-10T08:01:00Z" w16du:dateUtc="2025-03-10T07:01:00Z">
              <w:r w:rsidRPr="00A95FE2">
                <w:rPr>
                  <w:i w:val="0"/>
                  <w:iCs/>
                  <w:rPrChange w:id="258" w:author="Bart-Jan Verhoeff" w:date="2025-03-10T08:36:00Z" w16du:dateUtc="2025-03-10T07:36:00Z">
                    <w:rPr/>
                  </w:rPrChange>
                </w:rPr>
                <w:t>450</w:t>
              </w:r>
            </w:ins>
          </w:p>
        </w:tc>
      </w:tr>
      <w:tr w:rsidR="005436A8" w:rsidRPr="00A95FE2" w14:paraId="379BF091" w14:textId="77777777" w:rsidTr="00A95FE2">
        <w:trPr>
          <w:cnfStyle w:val="000000100000" w:firstRow="0" w:lastRow="0" w:firstColumn="0" w:lastColumn="0" w:oddVBand="0" w:evenVBand="0" w:oddHBand="1" w:evenHBand="0" w:firstRowFirstColumn="0" w:firstRowLastColumn="0" w:lastRowFirstColumn="0" w:lastRowLastColumn="0"/>
          <w:ins w:id="259" w:author="Bart-Jan Verhoeff" w:date="2025-03-10T07:57:00Z"/>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Change w:id="260" w:author="Bart-Jan Verhoeff" w:date="2025-03-10T08:37:00Z" w16du:dateUtc="2025-03-10T07:37:00Z">
              <w:tcPr>
                <w:tcW w:w="2376" w:type="dxa"/>
                <w:gridSpan w:val="2"/>
                <w:shd w:val="clear" w:color="auto" w:fill="FFFFFF" w:themeFill="background1"/>
              </w:tcPr>
            </w:tcPrChange>
          </w:tcPr>
          <w:p w14:paraId="5AAAF0ED" w14:textId="49FF1D41" w:rsidR="00F66CDE" w:rsidRPr="00A95FE2" w:rsidRDefault="00705987">
            <w:pPr>
              <w:pStyle w:val="ImageCaption"/>
              <w:spacing w:before="200"/>
              <w:cnfStyle w:val="001000100000" w:firstRow="0" w:lastRow="0" w:firstColumn="1" w:lastColumn="0" w:oddVBand="0" w:evenVBand="0" w:oddHBand="1" w:evenHBand="0" w:firstRowFirstColumn="0" w:firstRowLastColumn="0" w:lastRowFirstColumn="0" w:lastRowLastColumn="0"/>
              <w:rPr>
                <w:ins w:id="261" w:author="Bart-Jan Verhoeff" w:date="2025-03-10T07:57:00Z" w16du:dateUtc="2025-03-10T06:57:00Z"/>
                <w:b w:val="0"/>
                <w:bCs w:val="0"/>
                <w:i w:val="0"/>
                <w:iCs/>
                <w:rPrChange w:id="262" w:author="Bart-Jan Verhoeff" w:date="2025-03-10T08:36:00Z" w16du:dateUtc="2025-03-10T07:36:00Z">
                  <w:rPr>
                    <w:ins w:id="263" w:author="Bart-Jan Verhoeff" w:date="2025-03-10T07:57:00Z" w16du:dateUtc="2025-03-10T06:57:00Z"/>
                  </w:rPr>
                </w:rPrChange>
              </w:rPr>
            </w:pPr>
            <w:ins w:id="264" w:author="Bart-Jan Verhoeff" w:date="2025-03-10T08:01:00Z" w16du:dateUtc="2025-03-10T07:01:00Z">
              <w:r w:rsidRPr="00A95FE2">
                <w:rPr>
                  <w:i w:val="0"/>
                  <w:rPrChange w:id="265" w:author="Bart-Jan Verhoeff" w:date="2025-03-10T08:36:00Z" w16du:dateUtc="2025-03-10T07:36:00Z">
                    <w:rPr/>
                  </w:rPrChange>
                </w:rPr>
                <w:t>“OMOP” or “OHDSI”</w:t>
              </w:r>
            </w:ins>
          </w:p>
        </w:tc>
        <w:tc>
          <w:tcPr>
            <w:tcW w:w="0" w:type="dxa"/>
            <w:shd w:val="clear" w:color="auto" w:fill="FFFFFF" w:themeFill="background1"/>
            <w:tcPrChange w:id="266" w:author="Bart-Jan Verhoeff" w:date="2025-03-10T08:37:00Z" w16du:dateUtc="2025-03-10T07:37:00Z">
              <w:tcPr>
                <w:tcW w:w="1843" w:type="dxa"/>
                <w:gridSpan w:val="2"/>
                <w:shd w:val="clear" w:color="auto" w:fill="FFFFFF" w:themeFill="background1"/>
              </w:tcPr>
            </w:tcPrChange>
          </w:tcPr>
          <w:p w14:paraId="6AE9895D" w14:textId="3F06228F" w:rsidR="00F66CDE" w:rsidRPr="00A95FE2" w:rsidRDefault="00EA7802">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67" w:author="Bart-Jan Verhoeff" w:date="2025-03-10T07:57:00Z" w16du:dateUtc="2025-03-10T06:57:00Z"/>
                <w:i w:val="0"/>
                <w:iCs/>
                <w:rPrChange w:id="268" w:author="Bart-Jan Verhoeff" w:date="2025-03-10T08:36:00Z" w16du:dateUtc="2025-03-10T07:36:00Z">
                  <w:rPr>
                    <w:ins w:id="269" w:author="Bart-Jan Verhoeff" w:date="2025-03-10T07:57:00Z" w16du:dateUtc="2025-03-10T06:57:00Z"/>
                  </w:rPr>
                </w:rPrChange>
              </w:rPr>
              <w:pPrChange w:id="270"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71" w:author="Bart-Jan Verhoeff" w:date="2025-03-10T08:02:00Z" w16du:dateUtc="2025-03-10T07:02:00Z">
              <w:r w:rsidRPr="00A95FE2">
                <w:rPr>
                  <w:i w:val="0"/>
                  <w:iCs/>
                  <w:rPrChange w:id="272" w:author="Bart-Jan Verhoeff" w:date="2025-03-10T08:36:00Z" w16du:dateUtc="2025-03-10T07:36:00Z">
                    <w:rPr/>
                  </w:rPrChange>
                </w:rPr>
                <w:t>446</w:t>
              </w:r>
            </w:ins>
          </w:p>
        </w:tc>
        <w:tc>
          <w:tcPr>
            <w:tcW w:w="0" w:type="dxa"/>
            <w:shd w:val="clear" w:color="auto" w:fill="FFFFFF" w:themeFill="background1"/>
            <w:tcPrChange w:id="273" w:author="Bart-Jan Verhoeff" w:date="2025-03-10T08:37:00Z" w16du:dateUtc="2025-03-10T07:37:00Z">
              <w:tcPr>
                <w:tcW w:w="1701" w:type="dxa"/>
                <w:shd w:val="clear" w:color="auto" w:fill="FFFFFF" w:themeFill="background1"/>
              </w:tcPr>
            </w:tcPrChange>
          </w:tcPr>
          <w:p w14:paraId="1C47A9C0" w14:textId="7E08FA7E" w:rsidR="00F66CDE" w:rsidRPr="00A95FE2" w:rsidRDefault="00EA7802">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74" w:author="Bart-Jan Verhoeff" w:date="2025-03-10T07:57:00Z" w16du:dateUtc="2025-03-10T06:57:00Z"/>
                <w:i w:val="0"/>
                <w:iCs/>
                <w:rPrChange w:id="275" w:author="Bart-Jan Verhoeff" w:date="2025-03-10T08:36:00Z" w16du:dateUtc="2025-03-10T07:36:00Z">
                  <w:rPr>
                    <w:ins w:id="276" w:author="Bart-Jan Verhoeff" w:date="2025-03-10T07:57:00Z" w16du:dateUtc="2025-03-10T06:57:00Z"/>
                  </w:rPr>
                </w:rPrChange>
              </w:rPr>
              <w:pPrChange w:id="277"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78" w:author="Bart-Jan Verhoeff" w:date="2025-03-10T08:02:00Z" w16du:dateUtc="2025-03-10T07:02:00Z">
              <w:r w:rsidRPr="00A95FE2">
                <w:rPr>
                  <w:i w:val="0"/>
                  <w:iCs/>
                  <w:rPrChange w:id="279" w:author="Bart-Jan Verhoeff" w:date="2025-03-10T08:36:00Z" w16du:dateUtc="2025-03-10T07:36:00Z">
                    <w:rPr/>
                  </w:rPrChange>
                </w:rPr>
                <w:t>221</w:t>
              </w:r>
            </w:ins>
          </w:p>
        </w:tc>
        <w:tc>
          <w:tcPr>
            <w:tcW w:w="1843" w:type="dxa"/>
            <w:shd w:val="clear" w:color="auto" w:fill="FFFFFF" w:themeFill="background1"/>
            <w:tcPrChange w:id="280" w:author="Bart-Jan Verhoeff" w:date="2025-03-10T08:37:00Z" w16du:dateUtc="2025-03-10T07:37:00Z">
              <w:tcPr>
                <w:tcW w:w="1680" w:type="dxa"/>
                <w:gridSpan w:val="2"/>
                <w:shd w:val="clear" w:color="auto" w:fill="FFFFFF" w:themeFill="background1"/>
              </w:tcPr>
            </w:tcPrChange>
          </w:tcPr>
          <w:p w14:paraId="0447F30F" w14:textId="68AEB98E"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81" w:author="Bart-Jan Verhoeff" w:date="2025-03-10T07:57:00Z" w16du:dateUtc="2025-03-10T06:57:00Z"/>
                <w:i w:val="0"/>
                <w:iCs/>
                <w:rPrChange w:id="282" w:author="Bart-Jan Verhoeff" w:date="2025-03-10T08:36:00Z" w16du:dateUtc="2025-03-10T07:36:00Z">
                  <w:rPr>
                    <w:ins w:id="283" w:author="Bart-Jan Verhoeff" w:date="2025-03-10T07:57:00Z" w16du:dateUtc="2025-03-10T06:57:00Z"/>
                  </w:rPr>
                </w:rPrChange>
              </w:rPr>
              <w:pPrChange w:id="284"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85" w:author="Bart-Jan Verhoeff" w:date="2025-03-10T08:01:00Z" w16du:dateUtc="2025-03-10T07:01:00Z">
              <w:r w:rsidRPr="00A95FE2">
                <w:rPr>
                  <w:i w:val="0"/>
                  <w:iCs/>
                  <w:rPrChange w:id="286" w:author="Bart-Jan Verhoeff" w:date="2025-03-10T08:36:00Z" w16du:dateUtc="2025-03-10T07:36:00Z">
                    <w:rPr/>
                  </w:rPrChange>
                </w:rPr>
                <w:t>1,019</w:t>
              </w:r>
            </w:ins>
          </w:p>
        </w:tc>
        <w:tc>
          <w:tcPr>
            <w:tcW w:w="1737" w:type="dxa"/>
            <w:shd w:val="clear" w:color="auto" w:fill="FFFFFF" w:themeFill="background1"/>
            <w:tcPrChange w:id="287" w:author="Bart-Jan Verhoeff" w:date="2025-03-10T08:37:00Z" w16du:dateUtc="2025-03-10T07:37:00Z">
              <w:tcPr>
                <w:tcW w:w="0" w:type="dxa"/>
                <w:shd w:val="clear" w:color="auto" w:fill="FFFFFF" w:themeFill="background1"/>
              </w:tcPr>
            </w:tcPrChange>
          </w:tcPr>
          <w:p w14:paraId="574444CA" w14:textId="211625C9" w:rsidR="00F66CDE" w:rsidRPr="00A95FE2" w:rsidRDefault="00966F30">
            <w:pPr>
              <w:pStyle w:val="ImageCaption"/>
              <w:spacing w:before="200"/>
              <w:jc w:val="center"/>
              <w:cnfStyle w:val="000000100000" w:firstRow="0" w:lastRow="0" w:firstColumn="0" w:lastColumn="0" w:oddVBand="0" w:evenVBand="0" w:oddHBand="1" w:evenHBand="0" w:firstRowFirstColumn="0" w:firstRowLastColumn="0" w:lastRowFirstColumn="0" w:lastRowLastColumn="0"/>
              <w:rPr>
                <w:ins w:id="288" w:author="Bart-Jan Verhoeff" w:date="2025-03-10T07:57:00Z" w16du:dateUtc="2025-03-10T06:57:00Z"/>
                <w:i w:val="0"/>
                <w:iCs/>
                <w:rPrChange w:id="289" w:author="Bart-Jan Verhoeff" w:date="2025-03-10T08:36:00Z" w16du:dateUtc="2025-03-10T07:36:00Z">
                  <w:rPr>
                    <w:ins w:id="290" w:author="Bart-Jan Verhoeff" w:date="2025-03-10T07:57:00Z" w16du:dateUtc="2025-03-10T06:57:00Z"/>
                  </w:rPr>
                </w:rPrChange>
              </w:rPr>
              <w:pPrChange w:id="291" w:author="Bart-Jan Verhoeff" w:date="2025-03-10T08:02:00Z" w16du:dateUtc="2025-03-10T07:02:00Z">
                <w:pPr>
                  <w:pStyle w:val="ImageCaption"/>
                  <w:spacing w:before="200"/>
                  <w:cnfStyle w:val="000000100000" w:firstRow="0" w:lastRow="0" w:firstColumn="0" w:lastColumn="0" w:oddVBand="0" w:evenVBand="0" w:oddHBand="1" w:evenHBand="0" w:firstRowFirstColumn="0" w:firstRowLastColumn="0" w:lastRowFirstColumn="0" w:lastRowLastColumn="0"/>
                </w:pPr>
              </w:pPrChange>
            </w:pPr>
            <w:ins w:id="292" w:author="Bart-Jan Verhoeff" w:date="2025-03-10T08:01:00Z" w16du:dateUtc="2025-03-10T07:01:00Z">
              <w:r w:rsidRPr="00A95FE2">
                <w:rPr>
                  <w:i w:val="0"/>
                  <w:iCs/>
                  <w:rPrChange w:id="293" w:author="Bart-Jan Verhoeff" w:date="2025-03-10T08:36:00Z" w16du:dateUtc="2025-03-10T07:36:00Z">
                    <w:rPr/>
                  </w:rPrChange>
                </w:rPr>
                <w:t>113</w:t>
              </w:r>
            </w:ins>
          </w:p>
        </w:tc>
      </w:tr>
      <w:tr w:rsidR="005436A8" w:rsidRPr="00A95FE2" w14:paraId="323CF8BA" w14:textId="77777777" w:rsidTr="00A95FE2">
        <w:trPr>
          <w:ins w:id="294" w:author="Bart-Jan Verhoeff" w:date="2025-03-10T07:57:00Z"/>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hemeFill="background1"/>
            <w:tcPrChange w:id="295" w:author="Bart-Jan Verhoeff" w:date="2025-03-10T08:37:00Z" w16du:dateUtc="2025-03-10T07:37:00Z">
              <w:tcPr>
                <w:tcW w:w="2376" w:type="dxa"/>
                <w:gridSpan w:val="2"/>
                <w:shd w:val="clear" w:color="auto" w:fill="FFFFFF" w:themeFill="background1"/>
              </w:tcPr>
            </w:tcPrChange>
          </w:tcPr>
          <w:p w14:paraId="07DEFB1B" w14:textId="55063469" w:rsidR="00F66CDE" w:rsidRPr="00A95FE2" w:rsidRDefault="00705987">
            <w:pPr>
              <w:pStyle w:val="ImageCaption"/>
              <w:spacing w:before="200"/>
              <w:rPr>
                <w:ins w:id="296" w:author="Bart-Jan Verhoeff" w:date="2025-03-10T07:57:00Z" w16du:dateUtc="2025-03-10T06:57:00Z"/>
                <w:b w:val="0"/>
                <w:bCs w:val="0"/>
                <w:i w:val="0"/>
                <w:iCs/>
                <w:rPrChange w:id="297" w:author="Bart-Jan Verhoeff" w:date="2025-03-10T08:36:00Z" w16du:dateUtc="2025-03-10T07:36:00Z">
                  <w:rPr>
                    <w:ins w:id="298" w:author="Bart-Jan Verhoeff" w:date="2025-03-10T07:57:00Z" w16du:dateUtc="2025-03-10T06:57:00Z"/>
                  </w:rPr>
                </w:rPrChange>
              </w:rPr>
            </w:pPr>
            <w:ins w:id="299" w:author="Bart-Jan Verhoeff" w:date="2025-03-10T08:01:00Z" w16du:dateUtc="2025-03-10T07:01:00Z">
              <w:r w:rsidRPr="00A95FE2">
                <w:rPr>
                  <w:i w:val="0"/>
                  <w:rPrChange w:id="300" w:author="Bart-Jan Verhoeff" w:date="2025-03-10T08:36:00Z" w16du:dateUtc="2025-03-10T07:36:00Z">
                    <w:rPr/>
                  </w:rPrChange>
                </w:rPr>
                <w:t>“FHIR”</w:t>
              </w:r>
            </w:ins>
          </w:p>
        </w:tc>
        <w:tc>
          <w:tcPr>
            <w:tcW w:w="0" w:type="dxa"/>
            <w:shd w:val="clear" w:color="auto" w:fill="FFFFFF" w:themeFill="background1"/>
            <w:tcPrChange w:id="301" w:author="Bart-Jan Verhoeff" w:date="2025-03-10T08:37:00Z" w16du:dateUtc="2025-03-10T07:37:00Z">
              <w:tcPr>
                <w:tcW w:w="1843" w:type="dxa"/>
                <w:gridSpan w:val="2"/>
                <w:shd w:val="clear" w:color="auto" w:fill="FFFFFF" w:themeFill="background1"/>
              </w:tcPr>
            </w:tcPrChange>
          </w:tcPr>
          <w:p w14:paraId="1053F2C9" w14:textId="2A3FB447" w:rsidR="00F66CDE" w:rsidRPr="00A95FE2" w:rsidRDefault="00EA7802">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302" w:author="Bart-Jan Verhoeff" w:date="2025-03-10T07:57:00Z" w16du:dateUtc="2025-03-10T06:57:00Z"/>
                <w:i w:val="0"/>
                <w:iCs/>
                <w:rPrChange w:id="303" w:author="Bart-Jan Verhoeff" w:date="2025-03-10T08:36:00Z" w16du:dateUtc="2025-03-10T07:36:00Z">
                  <w:rPr>
                    <w:ins w:id="304" w:author="Bart-Jan Verhoeff" w:date="2025-03-10T07:57:00Z" w16du:dateUtc="2025-03-10T06:57:00Z"/>
                  </w:rPr>
                </w:rPrChange>
              </w:rPr>
              <w:pPrChange w:id="305"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306" w:author="Bart-Jan Verhoeff" w:date="2025-03-10T08:02:00Z" w16du:dateUtc="2025-03-10T07:02:00Z">
              <w:r w:rsidRPr="00A95FE2">
                <w:rPr>
                  <w:i w:val="0"/>
                  <w:iCs/>
                  <w:rPrChange w:id="307" w:author="Bart-Jan Verhoeff" w:date="2025-03-10T08:36:00Z" w16du:dateUtc="2025-03-10T07:36:00Z">
                    <w:rPr/>
                  </w:rPrChange>
                </w:rPr>
                <w:t>1,648</w:t>
              </w:r>
            </w:ins>
          </w:p>
        </w:tc>
        <w:tc>
          <w:tcPr>
            <w:tcW w:w="0" w:type="dxa"/>
            <w:shd w:val="clear" w:color="auto" w:fill="FFFFFF" w:themeFill="background1"/>
            <w:tcPrChange w:id="308" w:author="Bart-Jan Verhoeff" w:date="2025-03-10T08:37:00Z" w16du:dateUtc="2025-03-10T07:37:00Z">
              <w:tcPr>
                <w:tcW w:w="1701" w:type="dxa"/>
                <w:shd w:val="clear" w:color="auto" w:fill="FFFFFF" w:themeFill="background1"/>
              </w:tcPr>
            </w:tcPrChange>
          </w:tcPr>
          <w:p w14:paraId="7F95B06E" w14:textId="0AF1C377" w:rsidR="00F66CDE" w:rsidRPr="00A95FE2" w:rsidRDefault="00EA7802">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309" w:author="Bart-Jan Verhoeff" w:date="2025-03-10T07:57:00Z" w16du:dateUtc="2025-03-10T06:57:00Z"/>
                <w:i w:val="0"/>
                <w:iCs/>
                <w:rPrChange w:id="310" w:author="Bart-Jan Verhoeff" w:date="2025-03-10T08:36:00Z" w16du:dateUtc="2025-03-10T07:36:00Z">
                  <w:rPr>
                    <w:ins w:id="311" w:author="Bart-Jan Verhoeff" w:date="2025-03-10T07:57:00Z" w16du:dateUtc="2025-03-10T06:57:00Z"/>
                  </w:rPr>
                </w:rPrChange>
              </w:rPr>
              <w:pPrChange w:id="312"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313" w:author="Bart-Jan Verhoeff" w:date="2025-03-10T08:02:00Z" w16du:dateUtc="2025-03-10T07:02:00Z">
              <w:r w:rsidRPr="00A95FE2">
                <w:rPr>
                  <w:i w:val="0"/>
                  <w:iCs/>
                  <w:rPrChange w:id="314" w:author="Bart-Jan Verhoeff" w:date="2025-03-10T08:36:00Z" w16du:dateUtc="2025-03-10T07:36:00Z">
                    <w:rPr/>
                  </w:rPrChange>
                </w:rPr>
                <w:t>756</w:t>
              </w:r>
            </w:ins>
          </w:p>
        </w:tc>
        <w:tc>
          <w:tcPr>
            <w:tcW w:w="1843" w:type="dxa"/>
            <w:shd w:val="clear" w:color="auto" w:fill="FFFFFF" w:themeFill="background1"/>
            <w:tcPrChange w:id="315" w:author="Bart-Jan Verhoeff" w:date="2025-03-10T08:37:00Z" w16du:dateUtc="2025-03-10T07:37:00Z">
              <w:tcPr>
                <w:tcW w:w="1680" w:type="dxa"/>
                <w:gridSpan w:val="2"/>
                <w:shd w:val="clear" w:color="auto" w:fill="FFFFFF" w:themeFill="background1"/>
              </w:tcPr>
            </w:tcPrChange>
          </w:tcPr>
          <w:p w14:paraId="2C9E5AA2" w14:textId="483F3052" w:rsidR="00F66CDE" w:rsidRPr="00A95FE2" w:rsidRDefault="00966F30">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316" w:author="Bart-Jan Verhoeff" w:date="2025-03-10T07:57:00Z" w16du:dateUtc="2025-03-10T06:57:00Z"/>
                <w:i w:val="0"/>
                <w:iCs/>
                <w:rPrChange w:id="317" w:author="Bart-Jan Verhoeff" w:date="2025-03-10T08:36:00Z" w16du:dateUtc="2025-03-10T07:36:00Z">
                  <w:rPr>
                    <w:ins w:id="318" w:author="Bart-Jan Verhoeff" w:date="2025-03-10T07:57:00Z" w16du:dateUtc="2025-03-10T06:57:00Z"/>
                  </w:rPr>
                </w:rPrChange>
              </w:rPr>
              <w:pPrChange w:id="319"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320" w:author="Bart-Jan Verhoeff" w:date="2025-03-10T08:01:00Z" w16du:dateUtc="2025-03-10T07:01:00Z">
              <w:r w:rsidRPr="00A95FE2">
                <w:rPr>
                  <w:i w:val="0"/>
                  <w:iCs/>
                  <w:rPrChange w:id="321" w:author="Bart-Jan Verhoeff" w:date="2025-03-10T08:36:00Z" w16du:dateUtc="2025-03-10T07:36:00Z">
                    <w:rPr/>
                  </w:rPrChange>
                </w:rPr>
                <w:t>8,497</w:t>
              </w:r>
            </w:ins>
          </w:p>
        </w:tc>
        <w:tc>
          <w:tcPr>
            <w:tcW w:w="1737" w:type="dxa"/>
            <w:shd w:val="clear" w:color="auto" w:fill="FFFFFF" w:themeFill="background1"/>
            <w:tcPrChange w:id="322" w:author="Bart-Jan Verhoeff" w:date="2025-03-10T08:37:00Z" w16du:dateUtc="2025-03-10T07:37:00Z">
              <w:tcPr>
                <w:tcW w:w="0" w:type="dxa"/>
                <w:shd w:val="clear" w:color="auto" w:fill="FFFFFF" w:themeFill="background1"/>
              </w:tcPr>
            </w:tcPrChange>
          </w:tcPr>
          <w:p w14:paraId="5207B744" w14:textId="12A3110E" w:rsidR="00F66CDE" w:rsidRPr="00A95FE2" w:rsidRDefault="00966F30">
            <w:pPr>
              <w:pStyle w:val="ImageCaption"/>
              <w:spacing w:before="200"/>
              <w:jc w:val="center"/>
              <w:cnfStyle w:val="000000000000" w:firstRow="0" w:lastRow="0" w:firstColumn="0" w:lastColumn="0" w:oddVBand="0" w:evenVBand="0" w:oddHBand="0" w:evenHBand="0" w:firstRowFirstColumn="0" w:firstRowLastColumn="0" w:lastRowFirstColumn="0" w:lastRowLastColumn="0"/>
              <w:rPr>
                <w:ins w:id="323" w:author="Bart-Jan Verhoeff" w:date="2025-03-10T07:57:00Z" w16du:dateUtc="2025-03-10T06:57:00Z"/>
                <w:i w:val="0"/>
                <w:iCs/>
                <w:rPrChange w:id="324" w:author="Bart-Jan Verhoeff" w:date="2025-03-10T08:36:00Z" w16du:dateUtc="2025-03-10T07:36:00Z">
                  <w:rPr>
                    <w:ins w:id="325" w:author="Bart-Jan Verhoeff" w:date="2025-03-10T07:57:00Z" w16du:dateUtc="2025-03-10T06:57:00Z"/>
                  </w:rPr>
                </w:rPrChange>
              </w:rPr>
              <w:pPrChange w:id="326" w:author="Bart-Jan Verhoeff" w:date="2025-03-10T08:02:00Z" w16du:dateUtc="2025-03-10T07:02:00Z">
                <w:pPr>
                  <w:pStyle w:val="ImageCaption"/>
                  <w:spacing w:before="200"/>
                  <w:cnfStyle w:val="000000000000" w:firstRow="0" w:lastRow="0" w:firstColumn="0" w:lastColumn="0" w:oddVBand="0" w:evenVBand="0" w:oddHBand="0" w:evenHBand="0" w:firstRowFirstColumn="0" w:firstRowLastColumn="0" w:lastRowFirstColumn="0" w:lastRowLastColumn="0"/>
                </w:pPr>
              </w:pPrChange>
            </w:pPr>
            <w:ins w:id="327" w:author="Bart-Jan Verhoeff" w:date="2025-03-10T08:01:00Z" w16du:dateUtc="2025-03-10T07:01:00Z">
              <w:r w:rsidRPr="00A95FE2">
                <w:rPr>
                  <w:i w:val="0"/>
                  <w:iCs/>
                  <w:rPrChange w:id="328" w:author="Bart-Jan Verhoeff" w:date="2025-03-10T08:36:00Z" w16du:dateUtc="2025-03-10T07:36:00Z">
                    <w:rPr/>
                  </w:rPrChange>
                </w:rPr>
                <w:t>8,617</w:t>
              </w:r>
            </w:ins>
          </w:p>
        </w:tc>
      </w:tr>
    </w:tbl>
    <w:p w14:paraId="477CC26E" w14:textId="25D2D8D2" w:rsidR="00A513EA" w:rsidRDefault="00432E7F">
      <w:pPr>
        <w:pStyle w:val="ImageCaption"/>
        <w:spacing w:before="200"/>
      </w:pPr>
      <w:r>
        <w:t>Table 1: Number of contributors and number of repositories on GitHub for the three healthcare data standards as per 28-01-2025.</w:t>
      </w:r>
    </w:p>
    <w:bookmarkEnd w:id="73"/>
    <w:p w14:paraId="183BD8CB" w14:textId="052F4DC2" w:rsidR="00A513EA" w:rsidRDefault="00432E7F">
      <w:pPr>
        <w:pStyle w:val="BodyText"/>
      </w:pPr>
      <w:r>
        <w:t xml:space="preserve">In summary, we stress that beyond evaluating the intrinsic structure of an open standard and the community that supports the standard, we need to </w:t>
      </w:r>
      <w:del w:id="329" w:author="Daniel Kapitan" w:date="2025-02-28T14:17:00Z" w16du:dateUtc="2025-02-28T13:17:00Z">
        <w:r w:rsidDel="00E56E49">
          <w:delText>take into account</w:delText>
        </w:r>
      </w:del>
      <w:ins w:id="330" w:author="Daniel Kapitan" w:date="2025-02-28T14:17:00Z" w16du:dateUtc="2025-02-28T13:17:00Z">
        <w:r w:rsidR="00E56E49">
          <w:t>consider</w:t>
        </w:r>
      </w:ins>
      <w:r>
        <w:t xml:space="preserve"> the wider ecosystem of </w:t>
      </w:r>
      <w:del w:id="331" w:author="Daniel Kapitan" w:date="2025-02-28T12:01:00Z" w16du:dateUtc="2025-02-28T11:01:00Z">
        <w:r w:rsidDel="00E30E20">
          <w:delText xml:space="preserve">open-source </w:delText>
        </w:r>
      </w:del>
      <w:ins w:id="332" w:author="Daniel Kapitan" w:date="2025-02-28T12:01:00Z" w16du:dateUtc="2025-02-28T11:01:00Z">
        <w:r w:rsidR="00E30E20">
          <w:t xml:space="preserve">OSS </w:t>
        </w:r>
      </w:ins>
      <w:r>
        <w:t xml:space="preserve">implementations and availability of complementary components. From this wider perspective of the whole ecosystem surrounding the three standards, FHIR stands out as having the most diverse and rich ecosystem because it has </w:t>
      </w:r>
      <w:r>
        <w:lastRenderedPageBreak/>
        <w:t xml:space="preserve">been mandated in certain jurisdictions and because its technical foundations are inherently </w:t>
      </w:r>
      <w:proofErr w:type="gramStart"/>
      <w:r>
        <w:t>more broad and modular</w:t>
      </w:r>
      <w:proofErr w:type="gramEnd"/>
      <w:r>
        <w:t>. This is relevant when comparing these standards in real-world implementations. We now turn to two specific use cases where these considerations are at play.</w:t>
      </w:r>
    </w:p>
    <w:p w14:paraId="4AF8ADA0" w14:textId="77777777" w:rsidR="00A513EA" w:rsidRDefault="00432E7F">
      <w:pPr>
        <w:pStyle w:val="Heading2"/>
      </w:pPr>
      <w:bookmarkStart w:id="333" w:name="Xa973305c346d3e25ebde7a77dfc67c5a24193b5"/>
      <w:bookmarkEnd w:id="30"/>
      <w:r>
        <w:t>Standardization of health data for federated learning</w:t>
      </w:r>
    </w:p>
    <w:p w14:paraId="4129B0B6" w14:textId="2956FE12" w:rsidR="00A513EA" w:rsidRDefault="00432E7F">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w:t>
      </w:r>
      <w:proofErr w:type="gramStart"/>
      <w:r>
        <w:t>a research</w:t>
      </w:r>
      <w:proofErr w:type="gramEnd"/>
      <w:r>
        <w:t xml:space="preserve"> setting or a real-world clinical practice setting, is hard to obtain, because health data is </w:t>
      </w:r>
      <w:del w:id="334" w:author="Joost Holslag" w:date="2025-03-10T09:52:00Z" w16du:dateUtc="2025-03-10T08:52:00Z">
        <w:r w:rsidDel="000764CD">
          <w:delText xml:space="preserve">highly sensitive and its usage is </w:delText>
        </w:r>
      </w:del>
      <w:r>
        <w:t>tightly regulated.</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A513EA" w14:paraId="2D496458" w14:textId="77777777" w:rsidTr="00A513EA">
        <w:trPr>
          <w:cantSplit/>
        </w:trPr>
        <w:tc>
          <w:tcPr>
            <w:tcW w:w="0" w:type="auto"/>
            <w:shd w:val="clear" w:color="auto" w:fill="DAE6FB"/>
            <w:tcMar>
              <w:top w:w="92" w:type="dxa"/>
              <w:bottom w:w="92" w:type="dxa"/>
            </w:tcMar>
          </w:tcPr>
          <w:p w14:paraId="776D0AEF" w14:textId="77777777" w:rsidR="00A513EA" w:rsidRDefault="00432E7F">
            <w:pPr>
              <w:pStyle w:val="BodyText"/>
              <w:spacing w:before="0" w:after="0"/>
              <w:textAlignment w:val="center"/>
            </w:pPr>
            <w:r>
              <w:rPr>
                <w:noProof/>
              </w:rPr>
              <w:drawing>
                <wp:inline distT="0" distB="0" distL="0" distR="0" wp14:anchorId="2B52011C" wp14:editId="04016AF7">
                  <wp:extent cx="152400" cy="152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pplications/quarto/share/formats/docx/note.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Textbox 3: Conceptual background of distributed data systems.</w:t>
            </w:r>
          </w:p>
        </w:tc>
      </w:tr>
      <w:tr w:rsidR="00A513EA" w14:paraId="231A744B" w14:textId="77777777" w:rsidTr="00A513EA">
        <w:trPr>
          <w:cantSplit/>
        </w:trPr>
        <w:tc>
          <w:tcPr>
            <w:tcW w:w="0" w:type="auto"/>
            <w:tcMar>
              <w:top w:w="108" w:type="dxa"/>
              <w:bottom w:w="108" w:type="dxa"/>
            </w:tcMar>
          </w:tcPr>
          <w:p w14:paraId="739B3EA3" w14:textId="77777777" w:rsidR="00A513EA" w:rsidRDefault="00432E7F">
            <w:pPr>
              <w:pStyle w:val="BodyText"/>
              <w:spacing w:before="16"/>
            </w:pPr>
            <w:r>
              <w:rPr>
                <w:b/>
                <w:bCs/>
              </w:rPr>
              <w:t>Data systems</w:t>
            </w:r>
            <w:r>
              <w:t xml:space="preserve"> often have a centralized architecture, where data is collected in a single repository or location. However, data systems can also </w:t>
            </w:r>
            <w:r>
              <w:rPr>
                <w:b/>
                <w:bCs/>
              </w:rPr>
              <w:t>distribute</w:t>
            </w:r>
            <w:r>
              <w:t xml:space="preserve"> the storage and processing of data across different nodes or locations such as servers and edge devices.</w:t>
            </w:r>
          </w:p>
          <w:p w14:paraId="25BED5AC" w14:textId="77777777" w:rsidR="00A513EA" w:rsidRDefault="00432E7F">
            <w:pPr>
              <w:pStyle w:val="BodyText"/>
            </w:pPr>
            <w:r>
              <w:rPr>
                <w:b/>
                <w:bCs/>
              </w:rPr>
              <w:t>Servers</w:t>
            </w:r>
            <w:r>
              <w:t xml:space="preserve"> act as the central processing units in data architecture, supporting computing workloads in data extraction, storage and transformation of data. </w:t>
            </w:r>
            <w:r>
              <w:rPr>
                <w:b/>
                <w:bCs/>
              </w:rPr>
              <w:t>Edge devices</w:t>
            </w:r>
            <w:r>
              <w:t xml:space="preserve"> mainly provide support to the data extraction and preprocessing, generally located near the source of the data.</w:t>
            </w:r>
          </w:p>
          <w:p w14:paraId="2517F4E3" w14:textId="04F47B41" w:rsidR="00A513EA" w:rsidRDefault="00432E7F">
            <w:pPr>
              <w:pStyle w:val="BodyText"/>
              <w:spacing w:after="16"/>
            </w:pPr>
            <w:r>
              <w:rPr>
                <w:b/>
                <w:bCs/>
              </w:rPr>
              <w:t>Federated learning</w:t>
            </w:r>
            <w:r>
              <w:t xml:space="preserve"> is an approach where </w:t>
            </w:r>
            <w:del w:id="335" w:author="Joost Holslag" w:date="2025-03-10T11:28:00Z" w16du:dateUtc="2025-03-10T10:28:00Z">
              <w:r w:rsidDel="00A90C8A">
                <w:delText>machine learning</w:delText>
              </w:r>
            </w:del>
            <w:ins w:id="336" w:author="Joost Holslag" w:date="2025-03-10T11:28:00Z" w16du:dateUtc="2025-03-10T10:28:00Z">
              <w:r w:rsidR="00A90C8A">
                <w:t>ML</w:t>
              </w:r>
            </w:ins>
            <w:r>
              <w:t xml:space="preserve"> models are trained across a distributed data system. Data transformations </w:t>
            </w:r>
            <w:ins w:id="337" w:author="Joost Holslag" w:date="2025-03-10T09:53:00Z" w16du:dateUtc="2025-03-10T08:53:00Z">
              <w:r w:rsidR="00F31E57">
                <w:t>occu</w:t>
              </w:r>
            </w:ins>
            <w:ins w:id="338" w:author="Joost Holslag" w:date="2025-03-10T09:54:00Z" w16du:dateUtc="2025-03-10T08:54:00Z">
              <w:r w:rsidR="0085038B">
                <w:t>r</w:t>
              </w:r>
            </w:ins>
            <w:ins w:id="339" w:author="Joost Holslag" w:date="2025-03-10T09:53:00Z" w16du:dateUtc="2025-03-10T08:53:00Z">
              <w:r w:rsidR="00F31E57">
                <w:t xml:space="preserve"> </w:t>
              </w:r>
            </w:ins>
            <w:r>
              <w:t>and analysis occur</w:t>
            </w:r>
            <w:ins w:id="340" w:author="Joost Holslag" w:date="2025-03-10T09:53:00Z" w16du:dateUtc="2025-03-10T08:53:00Z">
              <w:r w:rsidR="00F31E57">
                <w:t>s</w:t>
              </w:r>
            </w:ins>
            <w:r>
              <w:t xml:space="preserve">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w:t>
            </w:r>
            <w:ins w:id="341" w:author="Joost Holslag" w:date="2025-03-10T09:54:00Z" w16du:dateUtc="2025-03-10T08:54:00Z">
              <w:r w:rsidR="00DF5C05">
                <w:t>,</w:t>
              </w:r>
            </w:ins>
            <w:r>
              <w:t xml:space="preserve"> while still enabling collaborative model training across distributed systems.</w:t>
            </w:r>
          </w:p>
        </w:tc>
      </w:tr>
    </w:tbl>
    <w:p w14:paraId="48EC3431" w14:textId="1A0ABD09" w:rsidR="00A513EA" w:rsidRDefault="00432E7F">
      <w:pPr>
        <w:pStyle w:val="BodyText"/>
      </w:pPr>
      <w:r>
        <w:t xml:space="preserve">Federated learning (FL) is a learning paradigm that aims to address these issues of data governance and privacy by training algorithms collaboratively without moving (copying) the data itself [23,24]. Based on ongoing work with the PLUGIN healthcare consortium [25], we have detailed an architecture for FL for secondary use of health data for hospitals in the Netherlands. The starting point for this implementation </w:t>
      </w:r>
      <w:del w:id="342" w:author="Joost Holslag" w:date="2025-03-10T09:55:00Z" w16du:dateUtc="2025-03-10T08:55:00Z">
        <w:r w:rsidDel="006C5302">
          <w:delText>are</w:delText>
        </w:r>
      </w:del>
      <w:ins w:id="343" w:author="Joost Holslag" w:date="2025-03-10T09:55:00Z" w16du:dateUtc="2025-03-10T08:55:00Z">
        <w:r w:rsidR="006C5302">
          <w:t>is</w:t>
        </w:r>
      </w:ins>
      <w:r>
        <w:t xml:space="preserve"> the National Health Data Infrastructure agreements for research, policy and innovation for the Dutch healthcare sector, which have been adopted at the beginning of 2024 [26]. </w:t>
      </w:r>
      <w:hyperlink w:anchor="fig-healthri-architecture">
        <w:r w:rsidR="00A513EA">
          <w:rPr>
            <w:rStyle w:val="Hyperlink"/>
          </w:rPr>
          <w:t>Figure 1</w:t>
        </w:r>
      </w:hyperlink>
      <w:r>
        <w:t xml:space="preserve"> shows a </w:t>
      </w:r>
      <w:proofErr w:type="gramStart"/>
      <w:r>
        <w:t>high level</w:t>
      </w:r>
      <w:proofErr w:type="gramEnd"/>
      <w:r>
        <w:t xml:space="preserve"> reference architecture of the infrastructure to be, comprising three areas (multiple use, applications and generic features) and a total of 26 functional components </w:t>
      </w:r>
      <w:del w:id="344" w:author="Joost Holslag" w:date="2025-03-10T09:57:00Z" w16du:dateUtc="2025-03-10T08:57:00Z">
        <w:r w:rsidDel="008F7AC8">
          <w:delText xml:space="preserve">(for details please refer to </w:delText>
        </w:r>
      </w:del>
      <w:r>
        <w:t>[26]</w:t>
      </w:r>
      <w:del w:id="345" w:author="Joost Holslag" w:date="2025-03-10T09:57:00Z" w16du:dateUtc="2025-03-10T08:57:00Z">
        <w:r w:rsidDel="008F7AC8">
          <w:delText>)</w:delText>
        </w:r>
      </w:del>
      <w:r>
        <w:t xml:space="preserve">. One of the prerequisites of this architecture is that organizations that </w:t>
      </w:r>
      <w:r>
        <w:lastRenderedPageBreak/>
        <w:t xml:space="preserve">participate in a federation of ‘data stations’ use the same common data model to make the data Findable, Accessible, Interoperable and </w:t>
      </w:r>
      <w:proofErr w:type="spellStart"/>
      <w:r>
        <w:t>Resusable</w:t>
      </w:r>
      <w:proofErr w:type="spellEnd"/>
      <w:r>
        <w:t xml:space="preserve"> (FAIR). These FAIR data stations comprise components 7, 8 and 9 in </w:t>
      </w:r>
      <w:hyperlink w:anchor="fig-healthri-architecture">
        <w:r w:rsidR="00A513EA">
          <w:rPr>
            <w:rStyle w:val="Hyperlink"/>
          </w:rPr>
          <w:t>Figure 1</w:t>
        </w:r>
      </w:hyperlink>
      <w:r>
        <w:t>, i.e. the data, metadata and APIs, respectively, through which the the data station can be accessed and used.</w:t>
      </w:r>
    </w:p>
    <w:tbl>
      <w:tblPr>
        <w:tblStyle w:val="Table"/>
        <w:tblW w:w="5000" w:type="pct"/>
        <w:tblLayout w:type="fixed"/>
        <w:tblLook w:val="0000" w:firstRow="0" w:lastRow="0" w:firstColumn="0" w:lastColumn="0" w:noHBand="0" w:noVBand="0"/>
      </w:tblPr>
      <w:tblGrid>
        <w:gridCol w:w="9360"/>
      </w:tblGrid>
      <w:tr w:rsidR="00A513EA" w14:paraId="5CA8C060" w14:textId="77777777">
        <w:tc>
          <w:tcPr>
            <w:tcW w:w="7920" w:type="dxa"/>
          </w:tcPr>
          <w:p w14:paraId="289B1890" w14:textId="77777777" w:rsidR="00A513EA" w:rsidRDefault="00432E7F">
            <w:pPr>
              <w:pStyle w:val="Compact"/>
              <w:jc w:val="center"/>
            </w:pPr>
            <w:bookmarkStart w:id="346" w:name="fig-healthri-architecture"/>
            <w:r>
              <w:rPr>
                <w:noProof/>
              </w:rPr>
              <w:drawing>
                <wp:inline distT="0" distB="0" distL="0" distR="0" wp14:anchorId="45712666" wp14:editId="20DAF864">
                  <wp:extent cx="5334000" cy="390715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health-ri-architecture.png"/>
                          <pic:cNvPicPr>
                            <a:picLocks noChangeAspect="1" noChangeArrowheads="1"/>
                          </pic:cNvPicPr>
                        </pic:nvPicPr>
                        <pic:blipFill>
                          <a:blip r:embed="rId13"/>
                          <a:stretch>
                            <a:fillRect/>
                          </a:stretch>
                        </pic:blipFill>
                        <pic:spPr bwMode="auto">
                          <a:xfrm>
                            <a:off x="0" y="0"/>
                            <a:ext cx="5334000" cy="3907154"/>
                          </a:xfrm>
                          <a:prstGeom prst="rect">
                            <a:avLst/>
                          </a:prstGeom>
                          <a:noFill/>
                          <a:ln w="9525">
                            <a:noFill/>
                            <a:headEnd/>
                            <a:tailEnd/>
                          </a:ln>
                        </pic:spPr>
                      </pic:pic>
                    </a:graphicData>
                  </a:graphic>
                </wp:inline>
              </w:drawing>
            </w:r>
          </w:p>
          <w:p w14:paraId="610A2134" w14:textId="77777777" w:rsidR="00A513EA" w:rsidRDefault="00432E7F">
            <w:pPr>
              <w:pStyle w:val="ImageCaption"/>
              <w:spacing w:before="200"/>
            </w:pPr>
            <w:r>
              <w:t>Figure 1: Reference architecture for the Dutch health data infrastructure for research and innovation [26]</w:t>
            </w:r>
          </w:p>
        </w:tc>
        <w:bookmarkEnd w:id="346"/>
      </w:tr>
    </w:tbl>
    <w:p w14:paraId="50E8FFB6" w14:textId="05E6790D" w:rsidR="00A513EA" w:rsidRDefault="00432E7F">
      <w:pPr>
        <w:pStyle w:val="BodyText"/>
      </w:pPr>
      <w:r>
        <w:t xml:space="preserve">Following the line of reasoning of </w:t>
      </w:r>
      <w:proofErr w:type="spellStart"/>
      <w:r>
        <w:t>Tsafnat</w:t>
      </w:r>
      <w:proofErr w:type="spellEnd"/>
      <w:r>
        <w:t xml:space="preserve"> et al., OMOP would be the go-to standard for storing the longitudinal data in each of the data stations, where data is transformed from the original source (component 6), stored </w:t>
      </w:r>
      <w:ins w:id="347" w:author="Joost Holslag" w:date="2025-03-10T09:58:00Z" w16du:dateUtc="2025-03-10T08:58:00Z">
        <w:r w:rsidR="000E4FCD">
          <w:t xml:space="preserve">using </w:t>
        </w:r>
      </w:ins>
      <w:ins w:id="348" w:author="Joost Holslag" w:date="2025-03-10T09:59:00Z" w16du:dateUtc="2025-03-10T08:59:00Z">
        <w:r w:rsidR="000E4FCD">
          <w:t>a</w:t>
        </w:r>
      </w:ins>
      <w:del w:id="349" w:author="Joost Holslag" w:date="2025-03-10T09:59:00Z" w16du:dateUtc="2025-03-10T08:59:00Z">
        <w:r w:rsidDel="000E4FCD">
          <w:delText>in</w:delText>
        </w:r>
      </w:del>
      <w:r>
        <w:t xml:space="preserve"> common data model (component 7) and properly annotated with metadata (component 8). Indeed, by now there are quite a few </w:t>
      </w:r>
      <w:del w:id="350" w:author="Joost Holslag" w:date="2025-03-10T10:00:00Z" w16du:dateUtc="2025-03-10T09:00:00Z">
        <w:r w:rsidDel="0044173C">
          <w:delText xml:space="preserve">reports of </w:delText>
        </w:r>
      </w:del>
      <w:r>
        <w:t xml:space="preserve">real-world implementations of federated learning networks based on the OHDSI-OMOP stack, including a global infrastructure with 22 </w:t>
      </w:r>
      <w:del w:id="351" w:author="Joost Holslag" w:date="2025-03-10T10:00:00Z" w16du:dateUtc="2025-03-10T09:00:00Z">
        <w:r w:rsidDel="003D6C57">
          <w:delText>centres</w:delText>
        </w:r>
      </w:del>
      <w:ins w:id="352" w:author="Joost Holslag" w:date="2025-03-10T10:00:00Z" w16du:dateUtc="2025-03-10T09:00:00Z">
        <w:r w:rsidR="003D6C57">
          <w:t>centers</w:t>
        </w:r>
      </w:ins>
      <w:r>
        <w:t xml:space="preserve"> for COVID19 prediction models [27], FeederNet in South Korea with 57 participating hospitals [28], Dutch multi-cohort dementia research with 9 centers [29], the European severe heterogeneous asthma research collaboration [30] and the recently initiated Belgian Federated Health Innovation Network (FHIN) [31].</w:t>
      </w:r>
    </w:p>
    <w:p w14:paraId="15A6C4FB" w14:textId="37A1D044" w:rsidR="00A513EA" w:rsidRDefault="00432E7F">
      <w:pPr>
        <w:pStyle w:val="BodyText"/>
      </w:pPr>
      <w:r>
        <w:t>For the PLUGIN project</w:t>
      </w:r>
      <w:del w:id="353" w:author="Joost Holslag" w:date="2025-03-10T10:01:00Z" w16du:dateUtc="2025-03-10T09:01:00Z">
        <w:r w:rsidDel="00F2676C">
          <w:delText>,</w:delText>
        </w:r>
      </w:del>
      <w:r>
        <w:t xml:space="preserve"> however, we choose to adopt FHIR </w:t>
      </w:r>
      <w:ins w:id="354" w:author="Joost Holslag" w:date="2025-03-10T10:02:00Z" w16du:dateUtc="2025-03-10T09:02:00Z">
        <w:r w:rsidR="00DC2C20">
          <w:t xml:space="preserve">as a data model </w:t>
        </w:r>
      </w:ins>
      <w:r>
        <w:t xml:space="preserve">because </w:t>
      </w:r>
      <w:del w:id="355" w:author="Joost Holslag" w:date="2025-03-10T10:02:00Z" w16du:dateUtc="2025-03-10T09:02:00Z">
        <w:r w:rsidDel="00DC2C20">
          <w:delText xml:space="preserve">the data </w:delText>
        </w:r>
      </w:del>
      <w:ins w:id="356" w:author="Joost Holslag" w:date="2025-03-10T10:02:00Z" w16du:dateUtc="2025-03-10T09:02:00Z">
        <w:r w:rsidR="00DC2C20">
          <w:t xml:space="preserve">it is </w:t>
        </w:r>
      </w:ins>
      <w:del w:id="357" w:author="Joost Holslag" w:date="2025-03-10T10:02:00Z" w16du:dateUtc="2025-03-10T09:02:00Z">
        <w:r w:rsidDel="00DC2C20">
          <w:delText xml:space="preserve">model is </w:delText>
        </w:r>
      </w:del>
      <w:r>
        <w:t xml:space="preserve">more compatible with </w:t>
      </w:r>
      <w:del w:id="358" w:author="Joost Holslag" w:date="2025-03-10T10:02:00Z" w16du:dateUtc="2025-03-10T09:02:00Z">
        <w:r w:rsidDel="00396AEB">
          <w:delText xml:space="preserve">the data model of the </w:delText>
        </w:r>
      </w:del>
      <w:r>
        <w:t xml:space="preserve">clinical administration systems. As PLUGIN focuses on secondary use of routine health data, we feel it is more suitable than OMOP, the latter being more suitable for clinical research data. OpenEHR </w:t>
      </w:r>
      <w:r>
        <w:lastRenderedPageBreak/>
        <w:t>might have been an option</w:t>
      </w:r>
      <w:del w:id="359" w:author="Joost Holslag" w:date="2025-03-10T10:03:00Z" w16du:dateUtc="2025-03-10T09:03:00Z">
        <w:r w:rsidDel="00C944FB">
          <w:delText>,</w:delText>
        </w:r>
      </w:del>
      <w:r>
        <w:t xml:space="preserve">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w:t>
      </w:r>
      <w:del w:id="360" w:author="Joost Holslag" w:date="2025-03-10T10:07:00Z" w16du:dateUtc="2025-03-10T09:07:00Z">
        <w:r w:rsidDel="00BE5F4B">
          <w:delText>the</w:delText>
        </w:r>
      </w:del>
      <w:proofErr w:type="spellStart"/>
      <w:ins w:id="361" w:author="Joost Holslag" w:date="2025-03-10T10:07:00Z" w16du:dateUtc="2025-03-10T09:07:00Z">
        <w:r w:rsidR="00BE5F4B">
          <w:t>its</w:t>
        </w:r>
      </w:ins>
      <w:del w:id="362" w:author="Joost Holslag" w:date="2025-03-10T10:07:00Z" w16du:dateUtc="2025-03-10T09:07:00Z">
        <w:r w:rsidDel="00BE5F4B">
          <w:delText xml:space="preserve"> </w:delText>
        </w:r>
      </w:del>
      <w:r>
        <w:t>profiling</w:t>
      </w:r>
      <w:proofErr w:type="spellEnd"/>
      <w:r>
        <w:t xml:space="preserve"> mechanism [32–34]. Increasingly, other projects have reported the use of FHIR for persistent, longitudinal storage for FL. A scoping review on the use of FHIR for clinical research shows that it is increasingly being used for data preparation, cohort selection and secondary data sharing [35]. The CODA platform, which aims to implement a FL infrastructure in Canada </w:t>
      </w:r>
      <w:proofErr w:type="gramStart"/>
      <w:r>
        <w:t>similar to</w:t>
      </w:r>
      <w:proofErr w:type="gramEnd"/>
      <w:r>
        <w:t xml:space="preserve"> the PLUGIN project, compared OMOP and FHIR and chose the latter as it has been found to support more granular mappings required for analytics [36]. The fair4health project used FHIR as part of a </w:t>
      </w:r>
      <w:proofErr w:type="spellStart"/>
      <w:r>
        <w:t>FAIRification</w:t>
      </w:r>
      <w:proofErr w:type="spellEnd"/>
      <w:r>
        <w:t xml:space="preserve"> workflow to simplify the process of data extraction and preparation for clinical study analyses [37].</w:t>
      </w:r>
    </w:p>
    <w:p w14:paraId="39DF9F2F" w14:textId="572455D4" w:rsidR="00A513EA" w:rsidRDefault="00432E7F">
      <w:pPr>
        <w:pStyle w:val="BodyText"/>
      </w:pPr>
      <w:r>
        <w:t>Given that OMOP can</w:t>
      </w:r>
      <w:ins w:id="363" w:author="Joost Holslag" w:date="2025-03-10T10:08:00Z" w16du:dateUtc="2025-03-10T09:08:00Z">
        <w:r w:rsidR="00D6631B">
          <w:t>,</w:t>
        </w:r>
        <w:r w:rsidR="00EE445A">
          <w:t xml:space="preserve"> </w:t>
        </w:r>
      </w:ins>
      <w:del w:id="364" w:author="Joost Holslag" w:date="2025-03-10T10:08:00Z" w16du:dateUtc="2025-03-10T09:08:00Z">
        <w:r w:rsidDel="00D6631B">
          <w:delText xml:space="preserve"> be </w:delText>
        </w:r>
      </w:del>
      <w:r>
        <w:t>conceptually</w:t>
      </w:r>
      <w:ins w:id="365" w:author="Joost Holslag" w:date="2025-03-10T10:08:00Z" w16du:dateUtc="2025-03-10T09:08:00Z">
        <w:r w:rsidR="00D6631B">
          <w:t>, be</w:t>
        </w:r>
        <w:r w:rsidR="00EE445A">
          <w:t xml:space="preserve"> </w:t>
        </w:r>
      </w:ins>
      <w:del w:id="366" w:author="Joost Holslag" w:date="2025-03-10T10:08:00Z" w16du:dateUtc="2025-03-10T09:08:00Z">
        <w:r w:rsidDel="00D6631B">
          <w:delText xml:space="preserve"> </w:delText>
        </w:r>
      </w:del>
      <w:r>
        <w:t>viewed as a strict subset of FHIR, hybrid solutions using a combination of OMOP and FHIR have also been reported, such as the German KETOS platform [38], and the preliminary findings from the European GenoMed4All project which aims to connect clinical and -omics data [39]. A collaboration of 10 university hospitals in Germany ha</w:t>
      </w:r>
      <w:ins w:id="367" w:author="Joost Holslag" w:date="2025-03-10T10:09:00Z" w16du:dateUtc="2025-03-10T09:09:00Z">
        <w:r w:rsidR="003D0640">
          <w:t>s</w:t>
        </w:r>
      </w:ins>
      <w:del w:id="368" w:author="Joost Holslag" w:date="2025-03-10T10:09:00Z" w16du:dateUtc="2025-03-10T09:09:00Z">
        <w:r w:rsidDel="003D0640">
          <w:delText>ve</w:delText>
        </w:r>
      </w:del>
      <w:r>
        <w:t xml:space="preserve"> shown that standardized ETL-processing from FHIR into OMOP can achieve 99% conformance [40],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w:t>
      </w:r>
      <w:proofErr w:type="gramStart"/>
      <w:r>
        <w:t>either standard</w:t>
      </w:r>
      <w:proofErr w:type="gramEnd"/>
      <w:r>
        <w:t>. We are hopeful that initiatives like OMOP-on-FHIR indeed will foster convergence rather than collision between these two standards [41].</w:t>
      </w:r>
    </w:p>
    <w:p w14:paraId="5C408B5D" w14:textId="76B77F0A" w:rsidR="005311E8" w:rsidRDefault="00432E7F">
      <w:pPr>
        <w:pStyle w:val="BodyText"/>
        <w:rPr>
          <w:ins w:id="369" w:author="Daniel Kapitan" w:date="2025-02-25T12:41:00Z" w16du:dateUtc="2025-02-25T11:41:00Z"/>
        </w:rPr>
      </w:pPr>
      <w:r>
        <w:t xml:space="preserve">In the case of PLUGIN, another important consideration for choosing FHIR over OMOP is, that from a data architecture perspective, the mechanism of FHIR Profiles can be tied to </w:t>
      </w:r>
      <w:ins w:id="370" w:author="Joost Holslag" w:date="2025-03-10T10:13:00Z" w16du:dateUtc="2025-03-10T09:13:00Z">
        <w:r w:rsidR="004136FE">
          <w:t xml:space="preserve">the </w:t>
        </w:r>
      </w:ins>
      <w:r>
        <w:t>principle of late binding commonly applied in data lake/warehouse architectures (</w:t>
      </w:r>
      <w:hyperlink w:anchor="fig-late-binding">
        <w:r w:rsidR="005311E8">
          <w:rPr>
            <w:rStyle w:val="Hyperlink"/>
          </w:rPr>
          <w:t>Figure 2</w:t>
        </w:r>
      </w:hyperlink>
      <w:r>
        <w:t xml:space="preserve">): allow ingest of widely different sources, and gradually add more constraints and validations as you move closer to a specific use case. If machine learning is the primary objective for secondary use, </w:t>
      </w:r>
      <w:commentRangeStart w:id="371"/>
      <w:commentRangeStart w:id="372"/>
      <w:r>
        <w:t>we</w:t>
      </w:r>
      <w:commentRangeEnd w:id="371"/>
      <w:r w:rsidR="00FB36D5">
        <w:rPr>
          <w:rStyle w:val="CommentReference"/>
        </w:rPr>
        <w:commentReference w:id="371"/>
      </w:r>
      <w:commentRangeEnd w:id="372"/>
      <w:r w:rsidR="002566BE">
        <w:rPr>
          <w:rStyle w:val="CommentReference"/>
        </w:rPr>
        <w:commentReference w:id="372"/>
      </w:r>
      <w:r>
        <w:t xml:space="preserv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w:t>
      </w:r>
    </w:p>
    <w:p w14:paraId="52EAAB49" w14:textId="636E0CFA" w:rsidR="00A513EA" w:rsidRDefault="00432E7F">
      <w:pPr>
        <w:pStyle w:val="BodyText"/>
      </w:pPr>
      <w:del w:id="373" w:author="Daniel Kapitan" w:date="2025-02-25T12:41:00Z" w16du:dateUtc="2025-02-25T11:41:00Z">
        <w:r w:rsidDel="005311E8">
          <w:delText xml:space="preserve"> </w:delText>
        </w:r>
      </w:del>
      <w:r>
        <w:t>The advantage of this design is that it allows for greater flexibility</w:t>
      </w:r>
      <w:ins w:id="374" w:author="Daniel Kapitan" w:date="2025-02-25T12:40:00Z" w16du:dateUtc="2025-02-25T11:40:00Z">
        <w:r w:rsidR="005311E8">
          <w:t xml:space="preserve"> and allows </w:t>
        </w:r>
      </w:ins>
      <w:ins w:id="375" w:author="Daniel Kapitan" w:date="2025-02-25T12:41:00Z" w16du:dateUtc="2025-02-25T11:41:00Z">
        <w:r w:rsidR="005311E8">
          <w:t xml:space="preserve">us </w:t>
        </w:r>
      </w:ins>
      <w:ins w:id="376" w:author="Daniel Kapitan" w:date="2025-02-25T12:28:00Z" w16du:dateUtc="2025-02-25T11:28:00Z">
        <w:r w:rsidR="0056325D">
          <w:t xml:space="preserve">to leverage new </w:t>
        </w:r>
      </w:ins>
      <w:ins w:id="377" w:author="Daniel Kapitan" w:date="2025-02-25T12:29:00Z" w16du:dateUtc="2025-02-25T11:29:00Z">
        <w:r w:rsidR="0056325D">
          <w:t xml:space="preserve">standards and technologies </w:t>
        </w:r>
      </w:ins>
      <w:ins w:id="378" w:author="Daniel Kapitan" w:date="2025-02-25T12:30:00Z" w16du:dateUtc="2025-02-25T11:30:00Z">
        <w:r w:rsidR="0056325D">
          <w:t xml:space="preserve">using the </w:t>
        </w:r>
        <w:proofErr w:type="spellStart"/>
        <w:r w:rsidR="0056325D">
          <w:t>lakehouse</w:t>
        </w:r>
        <w:proofErr w:type="spellEnd"/>
        <w:r w:rsidR="0056325D">
          <w:t xml:space="preserve"> architecture and the composable data stack </w:t>
        </w:r>
      </w:ins>
      <w:ins w:id="379" w:author="Daniel Kapitan" w:date="2025-02-25T12:42:00Z" w16du:dateUtc="2025-02-25T11:42:00Z">
        <w:r w:rsidR="005311E8">
          <w:t xml:space="preserve">for the implementation of the data stations </w:t>
        </w:r>
      </w:ins>
      <w:ins w:id="380" w:author="Daniel Kapitan" w:date="2025-02-25T12:30:00Z" w16du:dateUtc="2025-02-25T11:30:00Z">
        <w:r w:rsidR="0056325D">
          <w:t>(see info box 4)</w:t>
        </w:r>
      </w:ins>
      <w:r>
        <w:t xml:space="preserve">. During the initial ingestion of the data, we only require the data to conform to the minimal syntactic standard defined by the base FHIR version (R4 in the diagram). As the data is processed, more strict checks and constraints are applied, whereby ultimately different profiles can </w:t>
      </w:r>
      <w:r>
        <w:lastRenderedPageBreak/>
        <w:t>co-exist</w:t>
      </w:r>
      <w:del w:id="381" w:author="Melle Sieswerda" w:date="2025-03-11T17:17:00Z" w16du:dateUtc="2025-03-11T16:17:00Z">
        <w:r w:rsidDel="003A747E">
          <w:delText>s</w:delText>
        </w:r>
      </w:del>
      <w:r>
        <w:t xml:space="preserve"> next to one another (the two most inner rectangles), within a larger rectangle with fewer restrictions. </w:t>
      </w:r>
      <w:commentRangeStart w:id="382"/>
      <w:commentRangeStart w:id="383"/>
      <w:r>
        <w:t>Note</w:t>
      </w:r>
      <w:commentRangeEnd w:id="382"/>
      <w:r w:rsidR="009A5571">
        <w:rPr>
          <w:rStyle w:val="CommentReference"/>
        </w:rPr>
        <w:commentReference w:id="382"/>
      </w:r>
      <w:commentRangeEnd w:id="383"/>
      <w:r w:rsidR="001B0D67">
        <w:rPr>
          <w:rStyle w:val="CommentReference"/>
        </w:rPr>
        <w:commentReference w:id="383"/>
      </w:r>
      <w:r>
        <w:t xml:space="preserve"> that if any of the profiles includes a FHIR extension, such as adding a field to include a </w:t>
      </w:r>
      <w:del w:id="384" w:author="Joost Holslag" w:date="2025-03-10T10:16:00Z" w16du:dateUtc="2025-03-10T09:16:00Z">
        <w:r w:rsidDel="005A1677">
          <w:delText xml:space="preserve">someone’s </w:delText>
        </w:r>
        <w:r w:rsidDel="006157BF">
          <w:delText>birthname</w:delText>
        </w:r>
      </w:del>
      <w:ins w:id="385" w:author="Joost Holslag" w:date="2025-03-10T10:16:00Z" w16du:dateUtc="2025-03-10T09:16:00Z">
        <w:r w:rsidR="006157BF">
          <w:t>birth name</w:t>
        </w:r>
      </w:ins>
      <w:r>
        <w:t>, the profiles are no longer strictly concentric. Hence extra care needs to be taken when dealing with extensions when applying the principle of late binding.</w:t>
      </w:r>
    </w:p>
    <w:tbl>
      <w:tblPr>
        <w:tblStyle w:val="Table"/>
        <w:tblW w:w="5000" w:type="pct"/>
        <w:tblLayout w:type="fixed"/>
        <w:tblLook w:val="0000" w:firstRow="0" w:lastRow="0" w:firstColumn="0" w:lastColumn="0" w:noHBand="0" w:noVBand="0"/>
      </w:tblPr>
      <w:tblGrid>
        <w:gridCol w:w="9360"/>
      </w:tblGrid>
      <w:tr w:rsidR="00A513EA" w14:paraId="3A396C4C" w14:textId="77777777">
        <w:tc>
          <w:tcPr>
            <w:tcW w:w="7920" w:type="dxa"/>
          </w:tcPr>
          <w:p w14:paraId="0FB9E7DD" w14:textId="77777777" w:rsidR="00A513EA" w:rsidRDefault="00432E7F">
            <w:pPr>
              <w:pStyle w:val="Compact"/>
              <w:jc w:val="center"/>
            </w:pPr>
            <w:bookmarkStart w:id="386" w:name="fig-late-binding"/>
            <w:r>
              <w:rPr>
                <w:noProof/>
              </w:rPr>
              <w:drawing>
                <wp:inline distT="0" distB="0" distL="0" distR="0" wp14:anchorId="0B77C5EF" wp14:editId="0CF11EBF">
                  <wp:extent cx="5334000" cy="290864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late-binding.png"/>
                          <pic:cNvPicPr>
                            <a:picLocks noChangeAspect="1" noChangeArrowheads="1"/>
                          </pic:cNvPicPr>
                        </pic:nvPicPr>
                        <pic:blipFill>
                          <a:blip r:embed="rId14"/>
                          <a:stretch>
                            <a:fillRect/>
                          </a:stretch>
                        </pic:blipFill>
                        <pic:spPr bwMode="auto">
                          <a:xfrm>
                            <a:off x="0" y="0"/>
                            <a:ext cx="5334000" cy="2908640"/>
                          </a:xfrm>
                          <a:prstGeom prst="rect">
                            <a:avLst/>
                          </a:prstGeom>
                          <a:noFill/>
                          <a:ln w="9525">
                            <a:noFill/>
                            <a:headEnd/>
                            <a:tailEnd/>
                          </a:ln>
                        </pic:spPr>
                      </pic:pic>
                    </a:graphicData>
                  </a:graphic>
                </wp:inline>
              </w:drawing>
            </w:r>
          </w:p>
          <w:p w14:paraId="6A00C2AE" w14:textId="77777777" w:rsidR="00A513EA" w:rsidRDefault="00432E7F">
            <w:pPr>
              <w:pStyle w:val="ImageCaption"/>
              <w:spacing w:before="200"/>
            </w:pPr>
            <w:r>
              <w:t>Figure 2: Principle of late binding with FHIR profiling mechanism, illustrated with FHIR Profiles that are currently in use in the Netherlands.</w:t>
            </w:r>
          </w:p>
        </w:tc>
        <w:bookmarkEnd w:id="386"/>
      </w:tr>
    </w:tbl>
    <w:p w14:paraId="27B65C23" w14:textId="77777777" w:rsidR="0056325D" w:rsidRDefault="0056325D">
      <w:pPr>
        <w:pStyle w:val="BodyText"/>
        <w:rPr>
          <w:ins w:id="387" w:author="Daniel Kapitan" w:date="2025-02-25T12:27:00Z" w16du:dateUtc="2025-02-25T11:27:00Z"/>
        </w:rPr>
      </w:pPr>
    </w:p>
    <w:p w14:paraId="00F325EE" w14:textId="77777777" w:rsidR="0056325D" w:rsidRDefault="0056325D" w:rsidP="0056325D">
      <w:pPr>
        <w:pStyle w:val="FirstParagraph"/>
        <w:rPr>
          <w:ins w:id="388" w:author="Daniel Kapitan" w:date="2025-02-25T12:27:00Z" w16du:dateUtc="2025-02-25T11:27:00Z"/>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6325D" w14:paraId="0359E66D" w14:textId="77777777" w:rsidTr="00C11E87">
        <w:trPr>
          <w:cantSplit/>
          <w:ins w:id="389" w:author="Daniel Kapitan" w:date="2025-02-25T12:27:00Z"/>
        </w:trPr>
        <w:tc>
          <w:tcPr>
            <w:tcW w:w="0" w:type="auto"/>
            <w:shd w:val="clear" w:color="auto" w:fill="DAE6FB"/>
            <w:tcMar>
              <w:top w:w="92" w:type="dxa"/>
              <w:bottom w:w="92" w:type="dxa"/>
            </w:tcMar>
          </w:tcPr>
          <w:p w14:paraId="0B02BEAF" w14:textId="7797F8EB" w:rsidR="0056325D" w:rsidRDefault="0056325D" w:rsidP="00C11E87">
            <w:pPr>
              <w:pStyle w:val="BodyText"/>
              <w:spacing w:before="0" w:after="0"/>
              <w:textAlignment w:val="center"/>
              <w:rPr>
                <w:ins w:id="390" w:author="Daniel Kapitan" w:date="2025-02-25T12:27:00Z" w16du:dateUtc="2025-02-25T11:27:00Z"/>
              </w:rPr>
            </w:pPr>
            <w:ins w:id="391" w:author="Daniel Kapitan" w:date="2025-02-25T12:27:00Z" w16du:dateUtc="2025-02-25T11:27:00Z">
              <w:r>
                <w:rPr>
                  <w:noProof/>
                </w:rPr>
                <w:drawing>
                  <wp:inline distT="0" distB="0" distL="0" distR="0" wp14:anchorId="3ED0F1A5" wp14:editId="70D31FE1">
                    <wp:extent cx="152400" cy="152400"/>
                    <wp:effectExtent l="0" t="0" r="0" b="0"/>
                    <wp:docPr id="1676859400" name="Picture"/>
                    <wp:cNvGraphicFramePr/>
                    <a:graphic xmlns:a="http://schemas.openxmlformats.org/drawingml/2006/main">
                      <a:graphicData uri="http://schemas.openxmlformats.org/drawingml/2006/picture">
                        <pic:pic xmlns:pic="http://schemas.openxmlformats.org/drawingml/2006/picture">
                          <pic:nvPicPr>
                            <pic:cNvPr id="31" name="Picture" descr="/Applications/quarto/share/formats/docx/note.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Textbox 4: </w:t>
              </w:r>
            </w:ins>
            <w:ins w:id="392" w:author="Daniel Kapitan" w:date="2025-02-25T12:31:00Z" w16du:dateUtc="2025-02-25T11:31:00Z">
              <w:r>
                <w:t xml:space="preserve">Lakehouse architecture and </w:t>
              </w:r>
            </w:ins>
            <w:ins w:id="393" w:author="Daniel Kapitan" w:date="2025-02-25T12:43:00Z" w16du:dateUtc="2025-02-25T11:43:00Z">
              <w:r w:rsidR="005311E8">
                <w:t xml:space="preserve">the </w:t>
              </w:r>
            </w:ins>
            <w:ins w:id="394" w:author="Daniel Kapitan" w:date="2025-02-25T12:31:00Z" w16du:dateUtc="2025-02-25T11:31:00Z">
              <w:r>
                <w:t>composable data stack</w:t>
              </w:r>
            </w:ins>
          </w:p>
        </w:tc>
      </w:tr>
      <w:tr w:rsidR="0056325D" w14:paraId="2CB53577" w14:textId="77777777" w:rsidTr="00C11E87">
        <w:trPr>
          <w:cantSplit/>
          <w:ins w:id="395" w:author="Daniel Kapitan" w:date="2025-02-25T12:27:00Z"/>
        </w:trPr>
        <w:tc>
          <w:tcPr>
            <w:tcW w:w="0" w:type="auto"/>
            <w:tcMar>
              <w:top w:w="108" w:type="dxa"/>
              <w:bottom w:w="108" w:type="dxa"/>
            </w:tcMar>
          </w:tcPr>
          <w:p w14:paraId="02F95CCC" w14:textId="77777777" w:rsidR="0056325D" w:rsidRDefault="0056325D" w:rsidP="0056325D">
            <w:pPr>
              <w:pStyle w:val="BodyText"/>
              <w:rPr>
                <w:ins w:id="396" w:author="Daniel Kapitan" w:date="2025-02-25T12:34:00Z" w16du:dateUtc="2025-02-25T11:34:00Z"/>
              </w:rPr>
            </w:pPr>
            <w:ins w:id="397" w:author="Daniel Kapitan" w:date="2025-02-25T12:32:00Z" w16du:dateUtc="2025-02-25T11:32:00Z">
              <w:r w:rsidRPr="0056325D">
                <w:rPr>
                  <w:b/>
                  <w:bCs/>
                  <w:rPrChange w:id="398" w:author="Daniel Kapitan" w:date="2025-02-25T12:32:00Z" w16du:dateUtc="2025-02-25T11:32:00Z">
                    <w:rPr/>
                  </w:rPrChange>
                </w:rPr>
                <w:lastRenderedPageBreak/>
                <w:t xml:space="preserve">Data </w:t>
              </w:r>
              <w:proofErr w:type="spellStart"/>
              <w:r w:rsidRPr="0056325D">
                <w:rPr>
                  <w:b/>
                  <w:bCs/>
                  <w:rPrChange w:id="399" w:author="Daniel Kapitan" w:date="2025-02-25T12:32:00Z" w16du:dateUtc="2025-02-25T11:32:00Z">
                    <w:rPr/>
                  </w:rPrChange>
                </w:rPr>
                <w:t>lakehouses</w:t>
              </w:r>
              <w:proofErr w:type="spellEnd"/>
              <w:r>
                <w:t xml:space="preserve"> typically have a zonal architecture that follow the Extract-Load-Transform pattern (ELT) where data is ingested from the source systems in bulk (E), delivered to storage with aligned schemas (L) and transformed into a format ready for analysis (T) [42-44]. The discerning characteristic of the </w:t>
              </w:r>
              <w:proofErr w:type="spellStart"/>
              <w:r>
                <w:t>lakehouse</w:t>
              </w:r>
              <w:proofErr w:type="spellEnd"/>
              <w:r>
                <w:t xml:space="preserve"> architecture is its foundation on low-cost and </w:t>
              </w:r>
              <w:proofErr w:type="gramStart"/>
              <w:r>
                <w:t>directly-accessible</w:t>
              </w:r>
              <w:proofErr w:type="gramEnd"/>
              <w:r>
                <w:t xml:space="preserve"> storage that also provides traditional database management and performance features such as ACID transactions, data versioning, auditing, indexing, caching, and query optimization [46].</w:t>
              </w:r>
            </w:ins>
          </w:p>
          <w:p w14:paraId="31652EBA" w14:textId="7BC2E70B" w:rsidR="0056325D" w:rsidRDefault="0056325D" w:rsidP="005311E8">
            <w:pPr>
              <w:pStyle w:val="BodyText"/>
              <w:rPr>
                <w:ins w:id="400" w:author="Daniel Kapitan" w:date="2025-02-25T12:43:00Z" w16du:dateUtc="2025-02-25T11:43:00Z"/>
              </w:rPr>
            </w:pPr>
            <w:ins w:id="401" w:author="Daniel Kapitan" w:date="2025-02-25T12:35:00Z" w16du:dateUtc="2025-02-25T11:35:00Z">
              <w:r>
                <w:t xml:space="preserve">The </w:t>
              </w:r>
              <w:r>
                <w:rPr>
                  <w:b/>
                  <w:bCs/>
                </w:rPr>
                <w:t xml:space="preserve">composable data </w:t>
              </w:r>
              <w:r w:rsidRPr="0056325D">
                <w:rPr>
                  <w:b/>
                  <w:bCs/>
                </w:rPr>
                <w:t>stack</w:t>
              </w:r>
              <w:r>
                <w:t xml:space="preserve"> </w:t>
              </w:r>
            </w:ins>
            <w:ins w:id="402" w:author="Daniel Kapitan" w:date="2025-02-25T12:36:00Z" w16du:dateUtc="2025-02-25T11:36:00Z">
              <w:r w:rsidR="005311E8">
                <w:t>[</w:t>
              </w:r>
            </w:ins>
            <w:ins w:id="403" w:author="Daniel Kapitan" w:date="2025-02-25T12:37:00Z" w16du:dateUtc="2025-02-25T11:37:00Z">
              <w:r w:rsidR="005311E8">
                <w:t>45</w:t>
              </w:r>
            </w:ins>
            <w:ins w:id="404" w:author="Daniel Kapitan" w:date="2025-02-25T12:36:00Z" w16du:dateUtc="2025-02-25T11:36:00Z">
              <w:r w:rsidR="005311E8">
                <w:t xml:space="preserve">] </w:t>
              </w:r>
            </w:ins>
            <w:ins w:id="405" w:author="Daniel Kapitan" w:date="2025-02-25T12:35:00Z" w16du:dateUtc="2025-02-25T11:35:00Z">
              <w:r>
                <w:t>is a new set of technologies and open standards for fast-processing of</w:t>
              </w:r>
              <w:r w:rsidR="005311E8">
                <w:t xml:space="preserve"> data using</w:t>
              </w:r>
            </w:ins>
            <w:ins w:id="406" w:author="Daniel Kapitan" w:date="2025-02-25T12:36:00Z" w16du:dateUtc="2025-02-25T11:36:00Z">
              <w:r w:rsidR="005311E8">
                <w:t xml:space="preserve"> columnar data formats, including Apache Arrow as the standard columnar in-memory format with RPC-based data movement [47]; Apache Parquet as the standard columnar on-disk format [48]; and Apache Iceberg as the open table format [49,50]. This design also enables the use of new embedded, in-process data processing engines</w:t>
              </w:r>
            </w:ins>
            <w:ins w:id="407" w:author="Joost Holslag" w:date="2025-03-10T10:27:00Z" w16du:dateUtc="2025-03-10T09:27:00Z">
              <w:r w:rsidR="00BB2FCF">
                <w:t>.</w:t>
              </w:r>
            </w:ins>
            <w:ins w:id="408" w:author="Daniel Kapitan" w:date="2025-02-25T12:36:00Z" w16du:dateUtc="2025-02-25T11:36:00Z">
              <w:del w:id="409" w:author="Joost Holslag" w:date="2025-03-10T10:27:00Z" w16du:dateUtc="2025-03-10T09:27:00Z">
                <w:r w:rsidR="005311E8" w:rsidDel="00BB2FCF">
                  <w:delText>,</w:delText>
                </w:r>
              </w:del>
              <w:r w:rsidR="005311E8">
                <w:t xml:space="preserve"> </w:t>
              </w:r>
            </w:ins>
            <w:ins w:id="410" w:author="Joost Holslag" w:date="2025-03-10T10:28:00Z" w16du:dateUtc="2025-03-10T09:28:00Z">
              <w:r w:rsidR="00BB2FCF">
                <w:t>W</w:t>
              </w:r>
            </w:ins>
            <w:ins w:id="411" w:author="Daniel Kapitan" w:date="2025-02-25T12:36:00Z" w16du:dateUtc="2025-02-25T11:36:00Z">
              <w:del w:id="412" w:author="Joost Holslag" w:date="2025-03-10T10:28:00Z" w16du:dateUtc="2025-03-10T09:28:00Z">
                <w:r w:rsidR="005311E8" w:rsidDel="00BB2FCF">
                  <w:delText>w</w:delText>
                </w:r>
              </w:del>
              <w:r w:rsidR="005311E8">
                <w:t xml:space="preserve">hich in turn </w:t>
              </w:r>
              <w:proofErr w:type="gramStart"/>
              <w:r w:rsidR="005311E8">
                <w:t>opens up</w:t>
              </w:r>
              <w:proofErr w:type="gramEnd"/>
              <w:r w:rsidR="005311E8">
                <w:t xml:space="preserve"> possibilities to bring computing workloads to edge devices, such as running DuckDB in the browser on top of WebAssembly [51].</w:t>
              </w:r>
            </w:ins>
          </w:p>
          <w:p w14:paraId="0025297C" w14:textId="0ED99D9F" w:rsidR="005311E8" w:rsidRDefault="005311E8">
            <w:pPr>
              <w:pStyle w:val="BodyText"/>
              <w:rPr>
                <w:ins w:id="413" w:author="Daniel Kapitan" w:date="2025-02-25T12:27:00Z" w16du:dateUtc="2025-02-25T11:27:00Z"/>
              </w:rPr>
              <w:pPrChange w:id="414" w:author="Daniel Kapitan" w:date="2025-02-25T12:36:00Z" w16du:dateUtc="2025-02-25T11:36:00Z">
                <w:pPr>
                  <w:pStyle w:val="BodyText"/>
                  <w:spacing w:after="16"/>
                </w:pPr>
              </w:pPrChange>
            </w:pPr>
            <w:ins w:id="415" w:author="Daniel Kapitan" w:date="2025-02-25T12:43:00Z" w16du:dateUtc="2025-02-25T11:43:00Z">
              <w:r>
                <w:t>Using th</w:t>
              </w:r>
            </w:ins>
            <w:ins w:id="416" w:author="Daniel Kapitan" w:date="2025-02-25T12:44:00Z" w16du:dateUtc="2025-02-25T11:44:00Z">
              <w:r>
                <w:t>ese technologies, full separation of storage and compute can be achieved which allows for cost-effective implementation of the data stations</w:t>
              </w:r>
            </w:ins>
            <w:ins w:id="417" w:author="Daniel Kapitan" w:date="2025-02-25T12:45:00Z" w16du:dateUtc="2025-02-25T11:45:00Z">
              <w:r>
                <w:t>.</w:t>
              </w:r>
            </w:ins>
          </w:p>
        </w:tc>
      </w:tr>
    </w:tbl>
    <w:p w14:paraId="47FC6657" w14:textId="7753356F" w:rsidR="00A513EA" w:rsidDel="005311E8" w:rsidRDefault="00432E7F">
      <w:pPr>
        <w:pStyle w:val="BodyText"/>
        <w:rPr>
          <w:del w:id="418" w:author="Daniel Kapitan" w:date="2025-02-25T12:38:00Z" w16du:dateUtc="2025-02-25T11:38:00Z"/>
        </w:rPr>
      </w:pPr>
      <w:del w:id="419" w:author="Daniel Kapitan" w:date="2025-02-25T12:38:00Z" w16du:dateUtc="2025-02-25T11:38:00Z">
        <w:r w:rsidDel="005311E8">
          <w:delText xml:space="preserve">We found that this principle of late binding also allows flexible and efficient implementations of the data stations that make use of the current best practices of a lakehouse architecture of [42–44] and the composable data stack [45]. </w:delText>
        </w:r>
      </w:del>
      <w:del w:id="420" w:author="Daniel Kapitan" w:date="2025-02-25T12:32:00Z" w16du:dateUtc="2025-02-25T11:32:00Z">
        <w:r w:rsidDel="0056325D">
          <w:delText>Lakehouses typically have a zonal architecture that follow the Extract-Load-Transform pattern (ELT) where data is ingested from the source systems in bulk (E), delivered to storage with aligned schemas (L) and transformed into a format ready for analysis (T) [42].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 [46].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 [47]; Apache Parquet as the standard columnar on-disk format [48]; and Apache Iceberg as the open table format [49,50]. This design also enables the use of new embedded, in-process data processing engines, which in turn opens up possibilities to bring computing workloads to edge devices, such as running DuckDB in the browser on top of WebAssembly [51].</w:delText>
        </w:r>
      </w:del>
    </w:p>
    <w:p w14:paraId="38EF036E" w14:textId="08FD6EB8" w:rsidR="00A513EA" w:rsidRDefault="00432E7F">
      <w:pPr>
        <w:pStyle w:val="BodyText"/>
      </w:pPr>
      <w:r>
        <w:t xml:space="preserve">One of the key challenges in using FHIR in this way pertains to the need for upgrading the whole ELT pipeline when upgrading to a new primary FHIR version, for example R6. The </w:t>
      </w:r>
      <w:r>
        <w:lastRenderedPageBreak/>
        <w:t>potential technical debt of version upgrades in the future is not specific to FHIR, but being a younger standard</w:t>
      </w:r>
      <w:ins w:id="421" w:author="Joost Holslag" w:date="2025-03-10T10:31:00Z" w16du:dateUtc="2025-03-10T09:31:00Z">
        <w:r w:rsidR="008F0207">
          <w:t>,</w:t>
        </w:r>
      </w:ins>
      <w:r>
        <w:t xml:space="preserve"> changes are more frequent compared to OMOP and openEHR. However, we expect that the development time required to upgrade FHIR versions is significantly less than the initial migration to FHIR.</w:t>
      </w:r>
    </w:p>
    <w:p w14:paraId="4463550C" w14:textId="2C745268" w:rsidR="00A513EA" w:rsidRDefault="00432E7F">
      <w:pPr>
        <w:pStyle w:val="BodyText"/>
      </w:pPr>
      <w:r>
        <w:t>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w:t>
      </w:r>
      <w:ins w:id="422" w:author="Joost Holslag" w:date="2025-03-10T10:32:00Z" w16du:dateUtc="2025-03-10T09:32:00Z">
        <w:r w:rsidR="00867D3D">
          <w:t>,</w:t>
        </w:r>
      </w:ins>
      <w:r>
        <w:t xml:space="preserve"> to a large extent</w:t>
      </w:r>
      <w:ins w:id="423" w:author="Joost Holslag" w:date="2025-03-10T10:32:00Z" w16du:dateUtc="2025-03-10T09:32:00Z">
        <w:r w:rsidR="00867D3D">
          <w:t>,</w:t>
        </w:r>
      </w:ins>
      <w:r>
        <w:t xml:space="preserve"> what subset of data </w:t>
      </w:r>
      <w:del w:id="424" w:author="Joost Holslag" w:date="2025-03-10T10:33:00Z" w16du:dateUtc="2025-03-10T09:33:00Z">
        <w:r w:rsidDel="00685E42">
          <w:delText xml:space="preserve">available </w:delText>
        </w:r>
      </w:del>
      <w:r>
        <w:t xml:space="preserve">in </w:t>
      </w:r>
      <w:del w:id="425" w:author="Joost Holslag" w:date="2025-03-10T10:33:00Z" w16du:dateUtc="2025-03-10T09:33:00Z">
        <w:r w:rsidDel="00685E42">
          <w:delText xml:space="preserve">the </w:delText>
        </w:r>
      </w:del>
      <w:ins w:id="426" w:author="Joost Holslag" w:date="2025-03-10T10:33:00Z" w16du:dateUtc="2025-03-10T09:33:00Z">
        <w:r w:rsidR="00685E42">
          <w:t xml:space="preserve">a </w:t>
        </w:r>
      </w:ins>
      <w:r>
        <w:t>source</w:t>
      </w:r>
      <w:ins w:id="427" w:author="Joost Holslag" w:date="2025-03-10T10:32:00Z" w16du:dateUtc="2025-03-10T09:32:00Z">
        <w:r w:rsidR="00867D3D">
          <w:t>,</w:t>
        </w:r>
      </w:ins>
      <w:r>
        <w:t xml:space="preserve"> needs to be made available – i.e. the target data model is known late and this favors </w:t>
      </w:r>
      <w:commentRangeStart w:id="428"/>
      <w:r>
        <w:t>late binding</w:t>
      </w:r>
      <w:commentRangeEnd w:id="428"/>
      <w:r>
        <w:rPr>
          <w:rStyle w:val="CommentReference"/>
        </w:rPr>
        <w:commentReference w:id="428"/>
      </w:r>
      <w:r>
        <w:t xml:space="preserve">. </w:t>
      </w:r>
      <w:commentRangeStart w:id="429"/>
      <w:r>
        <w:t>In a persistent storage setting</w:t>
      </w:r>
      <w:commentRangeEnd w:id="429"/>
      <w:r w:rsidR="000D7E34">
        <w:rPr>
          <w:rStyle w:val="CommentReference"/>
        </w:rPr>
        <w:commentReference w:id="429"/>
      </w:r>
      <w:r>
        <w:t>, the holder of the source data determines what data needs to be stored –</w:t>
      </w:r>
      <w:del w:id="430" w:author="Joost Holslag" w:date="2025-03-10T10:33:00Z" w16du:dateUtc="2025-03-10T09:33:00Z">
        <w:r w:rsidDel="00912E52">
          <w:delText xml:space="preserve"> and </w:delText>
        </w:r>
      </w:del>
      <w:r>
        <w:t>typically everything – which favors early binding.</w:t>
      </w:r>
    </w:p>
    <w:p w14:paraId="31C28F24" w14:textId="77777777" w:rsidR="00A513EA" w:rsidRDefault="00432E7F">
      <w:pPr>
        <w:pStyle w:val="Heading2"/>
      </w:pPr>
      <w:bookmarkStart w:id="431" w:name="health-data-standards-in-lmics"/>
      <w:bookmarkEnd w:id="333"/>
      <w:r>
        <w:t>Health data standards in LMICs</w:t>
      </w:r>
    </w:p>
    <w:p w14:paraId="0FFA337E" w14:textId="6A26BE0A" w:rsidR="00A513EA" w:rsidRDefault="00432E7F">
      <w:pPr>
        <w:pStyle w:val="FirstParagraph"/>
      </w:pPr>
      <w:r>
        <w:t xml:space="preserve">It is a widely held belief that digital technologies have an important role to play in strengthening health systems in LMICs. </w:t>
      </w:r>
      <w:proofErr w:type="gramStart"/>
      <w:r>
        <w:t>Yet,</w:t>
      </w:r>
      <w:proofErr w:type="gramEnd"/>
      <w:r>
        <w:t xml:space="preserve"> also here the current fragmentation of health data stands in the way of scaling up digital health programs beyond project-centric, vertical solutions into sustainable health information exchanges [52]. In the context of global digital health developments, Mehl et al. have also called for convergence to open standards, similar to </w:t>
      </w:r>
      <w:proofErr w:type="spellStart"/>
      <w:r>
        <w:t>Tsafnat</w:t>
      </w:r>
      <w:proofErr w:type="spellEnd"/>
      <w:r>
        <w:t xml:space="preserve"> et al., but additionally stress</w:t>
      </w:r>
      <w:commentRangeStart w:id="432"/>
      <w:ins w:id="433" w:author="Joost Holslag" w:date="2025-03-10T10:37:00Z" w16du:dateUtc="2025-03-10T09:37:00Z">
        <w:r w:rsidR="00C931F9">
          <w:t>e</w:t>
        </w:r>
      </w:ins>
      <w:ins w:id="434" w:author="Joost Holslag" w:date="2025-03-10T10:38:00Z" w16du:dateUtc="2025-03-10T09:38:00Z">
        <w:r w:rsidR="00C931F9">
          <w:t>s</w:t>
        </w:r>
      </w:ins>
      <w:commentRangeEnd w:id="432"/>
      <w:r w:rsidR="00EA6AE9">
        <w:rPr>
          <w:rStyle w:val="CommentReference"/>
        </w:rPr>
        <w:commentReference w:id="432"/>
      </w:r>
      <w:r>
        <w:t xml:space="preserve"> the need for </w:t>
      </w:r>
      <w:ins w:id="435" w:author="Daniel Kapitan" w:date="2025-02-28T12:01:00Z" w16du:dateUtc="2025-02-28T11:01:00Z">
        <w:r w:rsidR="00E30E20">
          <w:t xml:space="preserve">OSS </w:t>
        </w:r>
      </w:ins>
      <w:del w:id="436" w:author="Daniel Kapitan" w:date="2025-02-28T12:01:00Z" w16du:dateUtc="2025-02-28T11:01:00Z">
        <w:r w:rsidDel="00E30E20">
          <w:delText xml:space="preserve">open-source technologies </w:delText>
        </w:r>
      </w:del>
      <w:r>
        <w:t xml:space="preserve">(also our main argument in this paper), open content (representations of public health, health system or clinical knowledge to guide implementations) and open architectures (reusable enterprise architecture patterns for health systems) [15]. As for the open architecture, we see a convergence towards the OpenHIE framework [53], which has been adopted by many </w:t>
      </w:r>
      <w:del w:id="437" w:author="Joost Holslag" w:date="2025-03-10T10:39:00Z" w16du:dateUtc="2025-03-10T09:39:00Z">
        <w:r w:rsidDel="00973B95">
          <w:delText>sub-Saharan African countries</w:delText>
        </w:r>
      </w:del>
      <w:ins w:id="438" w:author="Joost Holslag" w:date="2025-03-10T10:39:00Z" w16du:dateUtc="2025-03-10T09:39:00Z">
        <w:r w:rsidR="00973B95">
          <w:t>LMICs</w:t>
        </w:r>
      </w:ins>
      <w:r>
        <w:t xml:space="preserve"> as the architectural blueprint for implementing nation-wide health information exchanges (HIE) [54], including Nigeria [55], Kenya [56] and Tanzania [57]. </w:t>
      </w:r>
      <w:hyperlink w:anchor="fig-openhie">
        <w:r w:rsidR="00A513EA">
          <w:rPr>
            <w:rStyle w:val="Hyperlink"/>
          </w:rPr>
          <w:t>Figure 3</w:t>
        </w:r>
      </w:hyperlink>
      <w:r>
        <w:t xml:space="preserve"> shows an overview of the OpenHIE architecture.</w:t>
      </w:r>
    </w:p>
    <w:tbl>
      <w:tblPr>
        <w:tblStyle w:val="Table"/>
        <w:tblW w:w="5000" w:type="pct"/>
        <w:tblLayout w:type="fixed"/>
        <w:tblLook w:val="0000" w:firstRow="0" w:lastRow="0" w:firstColumn="0" w:lastColumn="0" w:noHBand="0" w:noVBand="0"/>
      </w:tblPr>
      <w:tblGrid>
        <w:gridCol w:w="9360"/>
      </w:tblGrid>
      <w:tr w:rsidR="00A513EA" w14:paraId="0B036174" w14:textId="77777777">
        <w:tc>
          <w:tcPr>
            <w:tcW w:w="7920" w:type="dxa"/>
          </w:tcPr>
          <w:p w14:paraId="0C963355" w14:textId="77777777" w:rsidR="00A513EA" w:rsidRDefault="00432E7F">
            <w:pPr>
              <w:pStyle w:val="Compact"/>
              <w:jc w:val="center"/>
            </w:pPr>
            <w:bookmarkStart w:id="439" w:name="fig-openhie"/>
            <w:r>
              <w:rPr>
                <w:noProof/>
              </w:rPr>
              <w:lastRenderedPageBreak/>
              <w:drawing>
                <wp:inline distT="0" distB="0" distL="0" distR="0" wp14:anchorId="19352C5A" wp14:editId="27F33D8E">
                  <wp:extent cx="5334000" cy="379602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openhie.png"/>
                          <pic:cNvPicPr>
                            <a:picLocks noChangeAspect="1" noChangeArrowheads="1"/>
                          </pic:cNvPicPr>
                        </pic:nvPicPr>
                        <pic:blipFill>
                          <a:blip r:embed="rId15"/>
                          <a:stretch>
                            <a:fillRect/>
                          </a:stretch>
                        </pic:blipFill>
                        <pic:spPr bwMode="auto">
                          <a:xfrm>
                            <a:off x="0" y="0"/>
                            <a:ext cx="5334000" cy="3796029"/>
                          </a:xfrm>
                          <a:prstGeom prst="rect">
                            <a:avLst/>
                          </a:prstGeom>
                          <a:noFill/>
                          <a:ln w="9525">
                            <a:noFill/>
                            <a:headEnd/>
                            <a:tailEnd/>
                          </a:ln>
                        </pic:spPr>
                      </pic:pic>
                    </a:graphicData>
                  </a:graphic>
                </wp:inline>
              </w:drawing>
            </w:r>
          </w:p>
          <w:p w14:paraId="793BED16" w14:textId="77777777" w:rsidR="00A513EA" w:rsidRDefault="00432E7F">
            <w:pPr>
              <w:pStyle w:val="ImageCaption"/>
              <w:spacing w:before="200"/>
            </w:pPr>
            <w:r>
              <w:t>Figure 3: OpenHIE architecture showing the Point of Service systems (black), the Interoperability Layer (green) and the Component Layer (blue).</w:t>
            </w:r>
          </w:p>
        </w:tc>
        <w:bookmarkEnd w:id="439"/>
      </w:tr>
    </w:tbl>
    <w:p w14:paraId="1BBE4761" w14:textId="0A07B7D0" w:rsidR="00A513EA" w:rsidRDefault="00432E7F">
      <w:pPr>
        <w:pStyle w:val="BodyText"/>
      </w:pPr>
      <w:r>
        <w:t xml:space="preserve">While the OpenHIE specification is agnostic to which data standards should be used, </w:t>
      </w:r>
      <w:commentRangeStart w:id="440"/>
      <w:r>
        <w:t>in practice</w:t>
      </w:r>
      <w:commentRangeEnd w:id="440"/>
      <w:r w:rsidR="00AA7268">
        <w:rPr>
          <w:rStyle w:val="CommentReference"/>
        </w:rPr>
        <w:commentReference w:id="440"/>
      </w:r>
      <w:r>
        <w:t xml:space="preserve"> the digital health community in LMICs have </w:t>
      </w:r>
      <w:r>
        <w:rPr>
          <w:i/>
          <w:iCs/>
        </w:rPr>
        <w:t>de facto</w:t>
      </w:r>
      <w:r>
        <w:t xml:space="preserve"> converged towards FHIR as the primary standard for health information exchange, in line with the proposal by </w:t>
      </w:r>
      <w:proofErr w:type="spellStart"/>
      <w:r>
        <w:t>Tsafnat</w:t>
      </w:r>
      <w:proofErr w:type="spellEnd"/>
      <w:r>
        <w:t xml:space="preserve"> et al. To illustrate this point, consider the OpenHIM Platform architecture (</w:t>
      </w:r>
      <w:hyperlink w:anchor="fig-openhim-platform">
        <w:r w:rsidR="00A513EA">
          <w:rPr>
            <w:rStyle w:val="Hyperlink"/>
          </w:rPr>
          <w:t>Figure 4</w:t>
        </w:r>
      </w:hyperlink>
      <w:r>
        <w:t xml:space="preserve">), which is currently the largest </w:t>
      </w:r>
      <w:del w:id="441" w:author="Daniel Kapitan" w:date="2025-02-28T12:02:00Z" w16du:dateUtc="2025-02-28T11:02:00Z">
        <w:r w:rsidDel="00E30E20">
          <w:delText xml:space="preserve">open-source </w:delText>
        </w:r>
      </w:del>
      <w:ins w:id="442" w:author="Daniel Kapitan" w:date="2025-02-28T12:02:00Z" w16du:dateUtc="2025-02-28T11:02:00Z">
        <w:r w:rsidR="00E30E20">
          <w:t xml:space="preserve">OSS </w:t>
        </w:r>
      </w:ins>
      <w:r>
        <w:t xml:space="preserve">implementation of the OpenHIE specification. </w:t>
      </w:r>
      <w:ins w:id="443" w:author="Joost Holslag" w:date="2025-03-10T10:42:00Z" w16du:dateUtc="2025-03-10T09:42:00Z">
        <w:r w:rsidR="005739C7">
          <w:t xml:space="preserve">In </w:t>
        </w:r>
      </w:ins>
      <w:ins w:id="444" w:author="Joost Holslag" w:date="2025-03-10T10:41:00Z" w16du:dateUtc="2025-03-10T09:41:00Z">
        <w:r w:rsidR="005739C7">
          <w:t xml:space="preserve">OpenHIM </w:t>
        </w:r>
      </w:ins>
      <w:ins w:id="445" w:author="Joost Holslag" w:date="2025-03-10T10:42:00Z" w16du:dateUtc="2025-03-10T09:42:00Z">
        <w:r w:rsidR="00CF74F4">
          <w:t>c</w:t>
        </w:r>
      </w:ins>
      <w:del w:id="446" w:author="Joost Holslag" w:date="2025-03-10T10:42:00Z" w16du:dateUtc="2025-03-10T09:42:00Z">
        <w:r w:rsidDel="00CF74F4">
          <w:delText>C</w:delText>
        </w:r>
      </w:del>
      <w:r>
        <w:t>lients (Point-of-Service systems) can initiate various workflows to submit or query patient data. The Shared Health Record (SHR) acts as the core transactional system for the health information exchange, which in this case is realized with the HAPI FHIR server</w:t>
      </w:r>
      <w:ins w:id="447" w:author="Joost Holslag" w:date="2025-03-10T10:41:00Z" w16du:dateUtc="2025-03-10T09:41:00Z">
        <w:r w:rsidR="00802E10">
          <w:t>.</w:t>
        </w:r>
      </w:ins>
      <w:del w:id="448" w:author="Joost Holslag" w:date="2025-03-10T10:41:00Z" w16du:dateUtc="2025-03-10T09:41:00Z">
        <w:r w:rsidDel="00802E10">
          <w:delText>, being one of the most widely used open-source</w:delText>
        </w:r>
      </w:del>
      <w:ins w:id="449" w:author="Daniel Kapitan" w:date="2025-02-28T14:19:00Z" w16du:dateUtc="2025-02-28T13:19:00Z">
        <w:del w:id="450" w:author="Joost Holslag" w:date="2025-03-10T10:41:00Z" w16du:dateUtc="2025-03-10T09:41:00Z">
          <w:r w:rsidR="00004778" w:rsidDel="00802E10">
            <w:delText>open-source</w:delText>
          </w:r>
        </w:del>
      </w:ins>
      <w:del w:id="451" w:author="Joost Holslag" w:date="2025-03-10T10:41:00Z" w16du:dateUtc="2025-03-10T09:41:00Z">
        <w:r w:rsidDel="00802E10">
          <w:delText xml:space="preserve"> FHIR server implementations</w:delText>
        </w:r>
      </w:del>
      <w:r>
        <w:t xml:space="preserve"> [58].</w:t>
      </w:r>
    </w:p>
    <w:tbl>
      <w:tblPr>
        <w:tblStyle w:val="Table"/>
        <w:tblW w:w="5000" w:type="pct"/>
        <w:tblLayout w:type="fixed"/>
        <w:tblLook w:val="0000" w:firstRow="0" w:lastRow="0" w:firstColumn="0" w:lastColumn="0" w:noHBand="0" w:noVBand="0"/>
      </w:tblPr>
      <w:tblGrid>
        <w:gridCol w:w="9360"/>
      </w:tblGrid>
      <w:tr w:rsidR="00A513EA" w14:paraId="22F34A59" w14:textId="77777777">
        <w:tc>
          <w:tcPr>
            <w:tcW w:w="7920" w:type="dxa"/>
          </w:tcPr>
          <w:p w14:paraId="6DC51C77" w14:textId="77777777" w:rsidR="00A513EA" w:rsidRDefault="00432E7F">
            <w:pPr>
              <w:pStyle w:val="Compact"/>
              <w:jc w:val="center"/>
            </w:pPr>
            <w:bookmarkStart w:id="452" w:name="fig-openhim-platform"/>
            <w:r>
              <w:rPr>
                <w:noProof/>
              </w:rPr>
              <w:lastRenderedPageBreak/>
              <w:drawing>
                <wp:inline distT="0" distB="0" distL="0" distR="0" wp14:anchorId="398D47A7" wp14:editId="7C02AE0D">
                  <wp:extent cx="5334000" cy="244919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openhim-platform.png"/>
                          <pic:cNvPicPr>
                            <a:picLocks noChangeAspect="1" noChangeArrowheads="1"/>
                          </pic:cNvPicPr>
                        </pic:nvPicPr>
                        <pic:blipFill>
                          <a:blip r:embed="rId16"/>
                          <a:stretch>
                            <a:fillRect/>
                          </a:stretch>
                        </pic:blipFill>
                        <pic:spPr bwMode="auto">
                          <a:xfrm>
                            <a:off x="0" y="0"/>
                            <a:ext cx="5334000" cy="2449195"/>
                          </a:xfrm>
                          <a:prstGeom prst="rect">
                            <a:avLst/>
                          </a:prstGeom>
                          <a:noFill/>
                          <a:ln w="9525">
                            <a:noFill/>
                            <a:headEnd/>
                            <a:tailEnd/>
                          </a:ln>
                        </pic:spPr>
                      </pic:pic>
                    </a:graphicData>
                  </a:graphic>
                </wp:inline>
              </w:drawing>
            </w:r>
          </w:p>
          <w:p w14:paraId="3DE20554" w14:textId="77777777" w:rsidR="00A513EA" w:rsidRDefault="00432E7F">
            <w:pPr>
              <w:pStyle w:val="ImageCaption"/>
              <w:spacing w:before="200"/>
            </w:pPr>
            <w:r>
              <w:t xml:space="preserve">Figure 4: OpenHIM Platform Architecture, illustrating the use of FHIR-based workflows between the components as specified in OpenHIE. CR: Client Registry. IOL: Interoperability Layer. MPI: Master Patient Index. SHR: Shared Health Record. Image taken from </w:t>
            </w:r>
            <w:hyperlink r:id="rId17">
              <w:r w:rsidR="00A513EA">
                <w:rPr>
                  <w:rStyle w:val="Hyperlink"/>
                </w:rPr>
                <w:t>https://jembi.gitbook.io/</w:t>
              </w:r>
            </w:hyperlink>
            <w:r>
              <w:t>.</w:t>
            </w:r>
          </w:p>
        </w:tc>
        <w:bookmarkEnd w:id="452"/>
      </w:tr>
    </w:tbl>
    <w:p w14:paraId="383A0FE0" w14:textId="24F2F50B" w:rsidR="00C475CF" w:rsidRDefault="00432E7F">
      <w:pPr>
        <w:pStyle w:val="BodyText"/>
        <w:rPr>
          <w:ins w:id="453" w:author="Daniel Kapitan" w:date="2025-02-25T11:43:00Z" w16du:dateUtc="2025-02-25T10:43:00Z"/>
        </w:rPr>
      </w:pPr>
      <w:r>
        <w:t xml:space="preserve">Looking at the Point-of-Service systems, we see that as of today openEHR is rarely used as the standard for clinical </w:t>
      </w:r>
      <w:commentRangeStart w:id="454"/>
      <w:r>
        <w:t>administration</w:t>
      </w:r>
      <w:commentRangeEnd w:id="454"/>
      <w:r w:rsidR="00D74F76">
        <w:rPr>
          <w:rStyle w:val="CommentReference"/>
        </w:rPr>
        <w:commentReference w:id="454"/>
      </w:r>
      <w:r>
        <w:t xml:space="preserve"> in LMICs. The largest </w:t>
      </w:r>
      <w:del w:id="455" w:author="Daniel Kapitan" w:date="2025-02-28T12:02:00Z" w16du:dateUtc="2025-02-28T11:02:00Z">
        <w:r w:rsidDel="00E30E20">
          <w:delText>open-source</w:delText>
        </w:r>
      </w:del>
      <w:ins w:id="456" w:author="Daniel Kapitan" w:date="2025-02-28T12:02:00Z" w16du:dateUtc="2025-02-28T11:02:00Z">
        <w:r w:rsidR="00E30E20">
          <w:t>OSS</w:t>
        </w:r>
      </w:ins>
      <w:r>
        <w:t xml:space="preserve"> electronic health record (EHR) implementations for low-resource settings are based on non-standardized data models, and it is unlikely this will change any time soon [59]. Instead, we see that FHIR-native software development frameworks such as OpenSRP [60] and the Open Health Stack [61] are being used more and more. In this approach, health professionals use Android apps to register and collect routine health data (</w:t>
      </w:r>
      <w:hyperlink w:anchor="fig-opensrp">
        <w:r w:rsidR="00C475CF">
          <w:rPr>
            <w:rStyle w:val="Hyperlink"/>
          </w:rPr>
          <w:t>Figure 5</w:t>
        </w:r>
      </w:hyperlink>
      <w:r>
        <w:t>). As an example, OpenSRP has been deployed in 14 countries targeting various patient populations, amongst which</w:t>
      </w:r>
      <w:ins w:id="457" w:author="Joost Holslag" w:date="2025-03-10T10:45:00Z" w16du:dateUtc="2025-03-10T09:45:00Z">
        <w:r w:rsidR="007302D5">
          <w:t xml:space="preserve"> is</w:t>
        </w:r>
      </w:ins>
      <w:r>
        <w:t xml:space="preserve"> </w:t>
      </w:r>
      <w:ins w:id="458" w:author="Joost Holslag" w:date="2025-03-10T10:46:00Z" w16du:dateUtc="2025-03-10T09:46:00Z">
        <w:r w:rsidR="007302D5">
          <w:t>the</w:t>
        </w:r>
      </w:ins>
      <w:del w:id="459" w:author="Joost Holslag" w:date="2025-03-10T10:46:00Z" w16du:dateUtc="2025-03-10T09:46:00Z">
        <w:r w:rsidDel="007302D5">
          <w:delText>a</w:delText>
        </w:r>
      </w:del>
      <w:r>
        <w:t xml:space="preserve"> reference implementation of the WHO antenatal and neonatal care guidelines for midwives in Lombok, Indonesia [62,63]. Beda EMR takes a similar approach and provides a FHIR native front-end that can be used in combination with any FHIR server as a backend [64]. Such a solution design is particularly useful for mid-size and smaller healthcare facilities, which are often resource constrained, lacking basic IT infrastructure to deploy a full-blown electronic medical record system. Hence</w:t>
      </w:r>
      <w:ins w:id="460" w:author="Joost Holslag" w:date="2025-03-10T10:47:00Z" w16du:dateUtc="2025-03-10T09:47:00Z">
        <w:r w:rsidR="00680B04">
          <w:t xml:space="preserve"> </w:t>
        </w:r>
      </w:ins>
      <w:del w:id="461" w:author="Joost Holslag" w:date="2025-03-10T10:47:00Z" w16du:dateUtc="2025-03-10T09:47:00Z">
        <w:r w:rsidDel="00680B04">
          <w:delText xml:space="preserve">, by necessity, </w:delText>
        </w:r>
      </w:del>
      <w:r>
        <w:t xml:space="preserve">the FHIR-based SHR functions as </w:t>
      </w:r>
      <w:ins w:id="462" w:author="Joost Holslag" w:date="2025-03-10T10:48:00Z" w16du:dateUtc="2025-03-10T09:48:00Z">
        <w:r w:rsidR="008B5B08">
          <w:t>both</w:t>
        </w:r>
        <w:r w:rsidR="007342E1">
          <w:t>,</w:t>
        </w:r>
        <w:r w:rsidR="008B5B08">
          <w:t xml:space="preserve"> </w:t>
        </w:r>
      </w:ins>
      <w:r>
        <w:t xml:space="preserve">the administrative system-of-record and </w:t>
      </w:r>
      <w:del w:id="463" w:author="Joost Holslag" w:date="2025-03-10T10:48:00Z" w16du:dateUtc="2025-03-10T09:48:00Z">
        <w:r w:rsidDel="007342E1">
          <w:delText xml:space="preserve">as </w:delText>
        </w:r>
      </w:del>
      <w:r>
        <w:t>the hub for information exchange at the same time.</w:t>
      </w:r>
    </w:p>
    <w:p w14:paraId="6A780236" w14:textId="29AFC76A" w:rsidR="00A513EA" w:rsidRDefault="00432E7F">
      <w:pPr>
        <w:pStyle w:val="BodyText"/>
      </w:pPr>
      <w:del w:id="464" w:author="Daniel Kapitan" w:date="2025-02-25T11:43:00Z" w16du:dateUtc="2025-02-25T10:43:00Z">
        <w:r w:rsidDel="00C475CF">
          <w:delText xml:space="preserve"> </w:delText>
        </w:r>
      </w:del>
      <w:del w:id="465" w:author="Daniel Kapitan" w:date="2025-02-28T14:42:00Z" w16du:dateUtc="2025-02-28T13:42:00Z">
        <w:r w:rsidDel="00EA31BF">
          <w:delText xml:space="preserve">Note that this observation in the context of LMICs is not intended to dismiss openEHR outright. </w:delText>
        </w:r>
      </w:del>
      <w:del w:id="466" w:author="Daniel Kapitan" w:date="2025-02-25T11:58:00Z" w16du:dateUtc="2025-02-25T10:58:00Z">
        <w:r w:rsidDel="006E5931">
          <w:delText xml:space="preserve">As the openEHR ecosystem continues to evolve, including its convergence </w:delText>
        </w:r>
      </w:del>
      <w:del w:id="467" w:author="Daniel Kapitan" w:date="2025-02-26T17:16:00Z" w16du:dateUtc="2025-02-26T16:16:00Z">
        <w:r w:rsidDel="0086016F">
          <w:delText xml:space="preserve">with </w:delText>
        </w:r>
      </w:del>
      <w:del w:id="468" w:author="Daniel Kapitan" w:date="2025-02-28T14:42:00Z" w16du:dateUtc="2025-02-28T13:42:00Z">
        <w:r w:rsidDel="00EA31BF">
          <w:delText>FHIR as a standard data exchange interface [65,66], we</w:delText>
        </w:r>
      </w:del>
      <w:del w:id="469" w:author="Daniel Kapitan" w:date="2025-02-25T12:01:00Z" w16du:dateUtc="2025-02-25T11:01:00Z">
        <w:r w:rsidDel="006E5931">
          <w:delText xml:space="preserve"> are supportive of using openEHR to realize digital health ecosystems like, for example, has been done in the </w:delText>
        </w:r>
      </w:del>
      <w:del w:id="470" w:author="Daniel Kapitan" w:date="2025-02-28T14:42:00Z" w16du:dateUtc="2025-02-28T13:42:00Z">
        <w:r w:rsidDel="00EA31BF">
          <w:delText>European Nordic countries [67]</w:delText>
        </w:r>
      </w:del>
      <w:del w:id="471" w:author="Daniel Kapitan" w:date="2025-02-25T12:06:00Z" w16du:dateUtc="2025-02-25T11:06:00Z">
        <w:r w:rsidDel="00122D0D">
          <w:delText>.</w:delText>
        </w:r>
      </w:del>
    </w:p>
    <w:tbl>
      <w:tblPr>
        <w:tblStyle w:val="Table"/>
        <w:tblW w:w="5000" w:type="pct"/>
        <w:tblLayout w:type="fixed"/>
        <w:tblLook w:val="0000" w:firstRow="0" w:lastRow="0" w:firstColumn="0" w:lastColumn="0" w:noHBand="0" w:noVBand="0"/>
      </w:tblPr>
      <w:tblGrid>
        <w:gridCol w:w="9360"/>
      </w:tblGrid>
      <w:tr w:rsidR="00A513EA" w14:paraId="047D3B46" w14:textId="77777777">
        <w:tc>
          <w:tcPr>
            <w:tcW w:w="7920" w:type="dxa"/>
          </w:tcPr>
          <w:p w14:paraId="18F9AF35" w14:textId="77777777" w:rsidR="00A513EA" w:rsidRDefault="00432E7F">
            <w:pPr>
              <w:pStyle w:val="Compact"/>
              <w:jc w:val="center"/>
            </w:pPr>
            <w:bookmarkStart w:id="472" w:name="fig-opensrp"/>
            <w:r>
              <w:rPr>
                <w:noProof/>
              </w:rPr>
              <w:lastRenderedPageBreak/>
              <w:drawing>
                <wp:inline distT="0" distB="0" distL="0" distR="0" wp14:anchorId="0DDC2781" wp14:editId="51E4403A">
                  <wp:extent cx="5334000" cy="235140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opensrp.png"/>
                          <pic:cNvPicPr>
                            <a:picLocks noChangeAspect="1" noChangeArrowheads="1"/>
                          </pic:cNvPicPr>
                        </pic:nvPicPr>
                        <pic:blipFill>
                          <a:blip r:embed="rId18"/>
                          <a:stretch>
                            <a:fillRect/>
                          </a:stretch>
                        </pic:blipFill>
                        <pic:spPr bwMode="auto">
                          <a:xfrm>
                            <a:off x="0" y="0"/>
                            <a:ext cx="5334000" cy="2351405"/>
                          </a:xfrm>
                          <a:prstGeom prst="rect">
                            <a:avLst/>
                          </a:prstGeom>
                          <a:noFill/>
                          <a:ln w="9525">
                            <a:noFill/>
                            <a:headEnd/>
                            <a:tailEnd/>
                          </a:ln>
                        </pic:spPr>
                      </pic:pic>
                    </a:graphicData>
                  </a:graphic>
                </wp:inline>
              </w:drawing>
            </w:r>
          </w:p>
          <w:p w14:paraId="3DC332B6" w14:textId="51D60A06" w:rsidR="00A513EA" w:rsidRDefault="00432E7F">
            <w:pPr>
              <w:pStyle w:val="ImageCaption"/>
              <w:spacing w:before="200"/>
            </w:pPr>
            <w:r>
              <w:t xml:space="preserve">Figure 5: Overview of OpenSRP2 </w:t>
            </w:r>
            <w:del w:id="473" w:author="Daniel Kapitan" w:date="2025-02-28T12:02:00Z" w16du:dateUtc="2025-02-28T11:02:00Z">
              <w:r w:rsidDel="00E30E20">
                <w:delText>open-source</w:delText>
              </w:r>
            </w:del>
            <w:ins w:id="474" w:author="Daniel Kapitan" w:date="2025-02-28T12:02:00Z" w16du:dateUtc="2025-02-28T11:02:00Z">
              <w:r w:rsidR="00E30E20">
                <w:t>OSS</w:t>
              </w:r>
            </w:ins>
            <w:r>
              <w:t xml:space="preserve"> framework for building clinical administration apps. HIS: health information systems. Image source: </w:t>
            </w:r>
            <w:hyperlink r:id="rId19">
              <w:r w:rsidR="00A513EA">
                <w:rPr>
                  <w:rStyle w:val="Hyperlink"/>
                </w:rPr>
                <w:t>https://docs.opensrp.io/</w:t>
              </w:r>
            </w:hyperlink>
            <w:r>
              <w:t>.</w:t>
            </w:r>
          </w:p>
        </w:tc>
        <w:bookmarkEnd w:id="472"/>
      </w:tr>
    </w:tbl>
    <w:p w14:paraId="5357A706" w14:textId="59D5839B" w:rsidR="00A513EA" w:rsidRDefault="00432E7F">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w:t>
      </w:r>
      <w:del w:id="475" w:author="Daniel Kapitan" w:date="2025-02-28T12:02:00Z" w16du:dateUtc="2025-02-28T11:02:00Z">
        <w:r w:rsidDel="00E30E20">
          <w:delText>open-source technologies</w:delText>
        </w:r>
      </w:del>
      <w:ins w:id="476" w:author="Daniel Kapitan" w:date="2025-02-28T12:02:00Z" w16du:dateUtc="2025-02-28T11:02:00Z">
        <w:r w:rsidR="00E30E20">
          <w:t>OSS components</w:t>
        </w:r>
      </w:ins>
      <w:r>
        <w:t xml:space="preserve">. FHIR-specific technologies such as Bulk FHIR data access and SQL-on-FHIR mentioned earlier, allow the FHIR ecosystem to be used, complemented and integrated with generic </w:t>
      </w:r>
      <w:ins w:id="477" w:author="Daniel Kapitan" w:date="2025-02-28T12:03:00Z" w16du:dateUtc="2025-02-28T11:03:00Z">
        <w:r w:rsidR="00E30E20">
          <w:t xml:space="preserve">OSS </w:t>
        </w:r>
      </w:ins>
      <w:del w:id="478" w:author="Daniel Kapitan" w:date="2025-02-28T12:03:00Z" w16du:dateUtc="2025-02-28T11:03:00Z">
        <w:r w:rsidDel="00E30E20">
          <w:delText xml:space="preserve">open-source </w:delText>
        </w:r>
      </w:del>
      <w:r>
        <w:t xml:space="preserve">data warehousing </w:t>
      </w:r>
      <w:ins w:id="479" w:author="Daniel Kapitan" w:date="2025-02-28T12:03:00Z" w16du:dateUtc="2025-02-28T11:03:00Z">
        <w:r w:rsidR="00E30E20">
          <w:t xml:space="preserve">components </w:t>
        </w:r>
      </w:ins>
      <w:del w:id="480" w:author="Daniel Kapitan" w:date="2025-02-28T12:03:00Z" w16du:dateUtc="2025-02-28T11:03:00Z">
        <w:r w:rsidDel="00E30E20">
          <w:delText xml:space="preserve">technologies </w:delText>
        </w:r>
      </w:del>
      <w:r>
        <w:t xml:space="preserve">such as </w:t>
      </w:r>
      <w:proofErr w:type="spellStart"/>
      <w:r>
        <w:t>Clickhouse</w:t>
      </w:r>
      <w:proofErr w:type="spellEnd"/>
      <w:r>
        <w:t xml:space="preserve"> [68] and </w:t>
      </w:r>
      <w:proofErr w:type="spellStart"/>
      <w:r>
        <w:t>dbt</w:t>
      </w:r>
      <w:proofErr w:type="spellEnd"/>
      <w:r>
        <w:t xml:space="preserve"> [69]. </w:t>
      </w:r>
      <w:del w:id="481" w:author="Joost Holslag" w:date="2025-03-10T10:51:00Z" w16du:dateUtc="2025-03-10T09:51:00Z">
        <w:r w:rsidDel="001C561C">
          <w:delText>Increasingly</w:delText>
        </w:r>
      </w:del>
      <w:ins w:id="482" w:author="Joost Holslag" w:date="2025-03-10T10:51:00Z" w16du:dateUtc="2025-03-10T09:51:00Z">
        <w:r w:rsidR="007B253D">
          <w:t>R</w:t>
        </w:r>
        <w:r w:rsidR="001C561C">
          <w:t>ecently</w:t>
        </w:r>
      </w:ins>
      <w:ins w:id="483" w:author="Joost Holslag" w:date="2025-03-10T10:50:00Z" w16du:dateUtc="2025-03-10T09:50:00Z">
        <w:r w:rsidR="00277DB4">
          <w:t>,</w:t>
        </w:r>
      </w:ins>
      <w:r>
        <w:t xml:space="preserve"> more studies have pointed to the potential that FHIR </w:t>
      </w:r>
      <w:del w:id="484" w:author="Joost Holslag" w:date="2025-03-10T10:51:00Z" w16du:dateUtc="2025-03-10T09:51:00Z">
        <w:r w:rsidDel="007B253D">
          <w:delText xml:space="preserve">can </w:delText>
        </w:r>
      </w:del>
      <w:r>
        <w:t>bring</w:t>
      </w:r>
      <w:ins w:id="485" w:author="Joost Holslag" w:date="2025-03-10T10:51:00Z" w16du:dateUtc="2025-03-10T09:51:00Z">
        <w:r w:rsidR="007B253D">
          <w:t>s</w:t>
        </w:r>
      </w:ins>
      <w:r>
        <w:t xml:space="preserve"> when it is used in conjunction with machine learning and AI [70]. FHIR-based shared health records can act as systems of record</w:t>
      </w:r>
      <w:del w:id="486" w:author="Joost Holslag" w:date="2025-03-10T10:52:00Z" w16du:dateUtc="2025-03-10T09:52:00Z">
        <w:r w:rsidDel="00D42842">
          <w:delText>s</w:delText>
        </w:r>
      </w:del>
      <w:r>
        <w:t xml:space="preserve"> for countries, thereby enabling reuse by health researchers, foundations, etc. to create public value with this data.</w:t>
      </w:r>
    </w:p>
    <w:p w14:paraId="64AF6CAA" w14:textId="1AD9ED69" w:rsidR="00A513EA" w:rsidRDefault="00432E7F">
      <w:pPr>
        <w:pStyle w:val="BodyText"/>
      </w:pPr>
      <w:r>
        <w:t xml:space="preserve">All in all, we see that in the context of LMICs, the standardization of the three domains put forward by </w:t>
      </w:r>
      <w:proofErr w:type="spellStart"/>
      <w:r>
        <w:t>Tsafnat</w:t>
      </w:r>
      <w:proofErr w:type="spellEnd"/>
      <w:r>
        <w:t xml:space="preserve"> merge into one. The SHR, as the key component within the OpenHIE specification, serves as the </w:t>
      </w:r>
      <w:proofErr w:type="gramStart"/>
      <w:r>
        <w:t>back-end</w:t>
      </w:r>
      <w:proofErr w:type="gramEnd"/>
      <w:r>
        <w:t xml:space="preserve">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w:t>
      </w:r>
      <w:ins w:id="487" w:author="Joost Holslag" w:date="2025-03-10T10:54:00Z" w16du:dateUtc="2025-03-10T09:54:00Z">
        <w:r w:rsidR="00C36AC7">
          <w:t xml:space="preserve"> the</w:t>
        </w:r>
      </w:ins>
      <w:r>
        <w:t xml:space="preserve"> hourglass model and open architectures: because FHIR is inherently designed to make optimal use of internet standards, such as the json file format and REST APIs, it is very modular and developer friendly. The many components that make up </w:t>
      </w:r>
      <w:del w:id="488" w:author="Joost Holslag" w:date="2025-03-10T10:56:00Z" w16du:dateUtc="2025-03-10T09:56:00Z">
        <w:r w:rsidDel="002A5494">
          <w:delText xml:space="preserve">the </w:delText>
        </w:r>
      </w:del>
      <w:r>
        <w:t xml:space="preserve">FHIR allows the standard to be used effectively to implement subsystems, such as a facility registry or a health worker registry. </w:t>
      </w:r>
      <w:commentRangeStart w:id="489"/>
      <w:r>
        <w:t>By comparison, OMOP and openEHR are less flexible in their design and are thereby less suitable as a standard to implement the subsystems defined in the OpenHIE specification.</w:t>
      </w:r>
      <w:commentRangeEnd w:id="489"/>
      <w:r w:rsidR="00EA5166">
        <w:rPr>
          <w:rStyle w:val="CommentReference"/>
        </w:rPr>
        <w:commentReference w:id="489"/>
      </w:r>
    </w:p>
    <w:p w14:paraId="38E8ADA5" w14:textId="0E4FF415" w:rsidR="00A513EA" w:rsidRDefault="00432E7F">
      <w:pPr>
        <w:pStyle w:val="Heading2"/>
      </w:pPr>
      <w:bookmarkStart w:id="490" w:name="conclusion-and-future-research"/>
      <w:bookmarkEnd w:id="431"/>
      <w:del w:id="491" w:author="Daniel Kapitan" w:date="2025-02-27T09:56:00Z" w16du:dateUtc="2025-02-27T08:56:00Z">
        <w:r w:rsidDel="000C0722">
          <w:lastRenderedPageBreak/>
          <w:delText xml:space="preserve">Conclusion </w:delText>
        </w:r>
      </w:del>
      <w:ins w:id="492" w:author="Daniel Kapitan" w:date="2025-02-28T14:42:00Z" w16du:dateUtc="2025-02-28T13:42:00Z">
        <w:r w:rsidR="00EA31BF">
          <w:t>Discussion</w:t>
        </w:r>
      </w:ins>
      <w:ins w:id="493" w:author="Daniel Kapitan" w:date="2025-02-28T10:15:00Z" w16du:dateUtc="2025-02-28T09:15:00Z">
        <w:r w:rsidR="00321AC2">
          <w:t>, conclusion</w:t>
        </w:r>
      </w:ins>
      <w:ins w:id="494" w:author="Daniel Kapitan" w:date="2025-02-27T09:56:00Z" w16du:dateUtc="2025-02-27T08:56:00Z">
        <w:r w:rsidR="000C0722">
          <w:t xml:space="preserve"> </w:t>
        </w:r>
      </w:ins>
      <w:r>
        <w:t>and future research</w:t>
      </w:r>
    </w:p>
    <w:p w14:paraId="515A5E65" w14:textId="06DE1644" w:rsidR="00A513EA" w:rsidRDefault="00432E7F">
      <w:pPr>
        <w:pStyle w:val="FirstParagraph"/>
      </w:pPr>
      <w:r>
        <w:t xml:space="preserve">We agree with </w:t>
      </w:r>
      <w:proofErr w:type="spellStart"/>
      <w:r>
        <w:t>Tsafnat</w:t>
      </w:r>
      <w:proofErr w:type="spellEnd"/>
      <w:r>
        <w:t xml:space="preserve">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w:t>
      </w:r>
      <w:del w:id="495" w:author="Daniel Kapitan" w:date="2025-02-28T12:03:00Z" w16du:dateUtc="2025-02-28T11:03:00Z">
        <w:r w:rsidDel="00E30E20">
          <w:delText xml:space="preserve">open-source </w:delText>
        </w:r>
      </w:del>
      <w:ins w:id="496" w:author="Daniel Kapitan" w:date="2025-02-28T12:03:00Z" w16du:dateUtc="2025-02-28T11:03:00Z">
        <w:r w:rsidR="00E30E20">
          <w:t xml:space="preserve">OSS </w:t>
        </w:r>
      </w:ins>
      <w:r>
        <w:t xml:space="preserve">implementations and complementary technologies </w:t>
      </w:r>
      <w:del w:id="497" w:author="Joost Holslag" w:date="2025-03-10T11:00:00Z" w16du:dateUtc="2025-03-10T10:00:00Z">
        <w:r w:rsidDel="00C80EC7">
          <w:delText>are</w:delText>
        </w:r>
      </w:del>
      <w:ins w:id="498" w:author="Joost Holslag" w:date="2025-03-10T11:00:00Z" w16du:dateUtc="2025-03-10T10:00:00Z">
        <w:r w:rsidR="00C80EC7">
          <w:t>is</w:t>
        </w:r>
      </w:ins>
      <w:r>
        <w:t xml:space="preserve"> </w:t>
      </w:r>
      <w:del w:id="499" w:author="Joost Holslag" w:date="2025-03-10T11:00:00Z" w16du:dateUtc="2025-03-10T10:00:00Z">
        <w:r w:rsidDel="0057537A">
          <w:delText xml:space="preserve">as </w:delText>
        </w:r>
      </w:del>
      <w:r>
        <w:t xml:space="preserve">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 [15]. Furthermore, we argue that FHIR has the potential of acting as the spanning layer within </w:t>
      </w:r>
      <w:commentRangeStart w:id="500"/>
      <w:r>
        <w:t>the open health data system at large</w:t>
      </w:r>
      <w:commentRangeEnd w:id="500"/>
      <w:r w:rsidR="002E4188">
        <w:rPr>
          <w:rStyle w:val="CommentReference"/>
        </w:rPr>
        <w:commentReference w:id="500"/>
      </w:r>
      <w:r>
        <w:t>, thereby enabling much wider standardization</w:t>
      </w:r>
      <w:del w:id="501" w:author="Joost Holslag" w:date="2025-03-10T11:02:00Z" w16du:dateUtc="2025-03-10T10:02:00Z">
        <w:r w:rsidDel="00F57C3A">
          <w:delText xml:space="preserve"> and adoption within the health data ecosystem at large</w:delText>
        </w:r>
      </w:del>
      <w:r>
        <w:t xml:space="preserve">. This is illustrated by the two cases considered </w:t>
      </w:r>
      <w:del w:id="502" w:author="Joost Holslag" w:date="2025-03-10T11:03:00Z" w16du:dateUtc="2025-03-10T10:03:00Z">
        <w:r w:rsidDel="00B4042D">
          <w:delText>here</w:delText>
        </w:r>
      </w:del>
      <w:ins w:id="503" w:author="Joost Holslag" w:date="2025-03-10T11:03:00Z" w16du:dateUtc="2025-03-10T10:03:00Z">
        <w:r w:rsidR="00B4042D">
          <w:t>in this paper</w:t>
        </w:r>
      </w:ins>
      <w:r>
        <w:t>, where FHIR is used beyond its original scope as a health data exchange standard.</w:t>
      </w:r>
    </w:p>
    <w:p w14:paraId="12E41F29" w14:textId="741D481E" w:rsidR="00A513EA" w:rsidDel="00894994" w:rsidRDefault="00432E7F">
      <w:pPr>
        <w:pStyle w:val="BodyText"/>
        <w:rPr>
          <w:del w:id="504" w:author="Daniel Kapitan" w:date="2025-02-28T15:06:00Z" w16du:dateUtc="2025-02-28T14:06:00Z"/>
        </w:rPr>
      </w:pPr>
      <w:r>
        <w:t>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ins w:id="505" w:author="Daniel Kapitan" w:date="2025-02-28T15:06:00Z" w16du:dateUtc="2025-02-28T14:06:00Z">
        <w:r w:rsidR="00894994">
          <w:t xml:space="preserve"> </w:t>
        </w:r>
      </w:ins>
    </w:p>
    <w:p w14:paraId="548C32E6" w14:textId="3B5C0C72" w:rsidR="00A513EA" w:rsidRDefault="00432E7F">
      <w:pPr>
        <w:pStyle w:val="BodyText"/>
        <w:rPr>
          <w:ins w:id="506" w:author="Daniel Kapitan" w:date="2025-02-28T14:42:00Z" w16du:dateUtc="2025-02-28T13:42:00Z"/>
        </w:rPr>
      </w:pPr>
      <w:r>
        <w:t>In the case of LMICs, we see that FHIR is emerging as the standard for all three domains of clinical administration, data exchange and longitudinal analysis</w:t>
      </w:r>
      <w:ins w:id="507" w:author="Joost Holslag" w:date="2025-03-10T11:06:00Z" w16du:dateUtc="2025-03-10T10:06:00Z">
        <w:r w:rsidR="006C3CBB">
          <w:t>. We</w:t>
        </w:r>
      </w:ins>
      <w:ins w:id="508" w:author="Joost Holslag" w:date="2025-03-10T11:07:00Z" w16du:dateUtc="2025-03-10T10:07:00Z">
        <w:r w:rsidR="009F7FD1">
          <w:t xml:space="preserve"> </w:t>
        </w:r>
      </w:ins>
      <w:ins w:id="509" w:author="Daniel Kapitan" w:date="2025-02-28T15:24:00Z" w16du:dateUtc="2025-02-28T14:24:00Z">
        <w:del w:id="510" w:author="Joost Holslag" w:date="2025-03-10T11:06:00Z" w16du:dateUtc="2025-03-10T10:06:00Z">
          <w:r w:rsidR="00805C59" w:rsidDel="006C3CBB">
            <w:delText xml:space="preserve">, which we </w:delText>
          </w:r>
        </w:del>
        <w:r w:rsidR="00805C59">
          <w:t xml:space="preserve">believe </w:t>
        </w:r>
      </w:ins>
      <w:ins w:id="511" w:author="Joost Holslag" w:date="2025-03-10T11:06:00Z" w16du:dateUtc="2025-03-10T10:06:00Z">
        <w:r w:rsidR="006C3CBB">
          <w:t>th</w:t>
        </w:r>
      </w:ins>
      <w:ins w:id="512" w:author="Daniel Kapitan" w:date="2025-02-28T15:24:00Z" w16du:dateUtc="2025-02-28T14:24:00Z">
        <w:r w:rsidR="00805C59">
          <w:t xml:space="preserve">is </w:t>
        </w:r>
      </w:ins>
      <w:ins w:id="513" w:author="Joost Holslag" w:date="2025-03-10T11:06:00Z" w16du:dateUtc="2025-03-10T10:06:00Z">
        <w:r w:rsidR="006C3CBB">
          <w:t xml:space="preserve">is </w:t>
        </w:r>
      </w:ins>
      <w:ins w:id="514" w:author="Daniel Kapitan" w:date="2025-02-28T15:24:00Z" w16du:dateUtc="2025-02-28T14:24:00Z">
        <w:r w:rsidR="00805C59">
          <w:t xml:space="preserve">driven by </w:t>
        </w:r>
        <w:del w:id="515" w:author="Joost Holslag" w:date="2025-03-10T11:07:00Z" w16du:dateUtc="2025-03-10T10:07:00Z">
          <w:r w:rsidR="00805C59" w:rsidDel="00900C6C">
            <w:delText>the</w:delText>
          </w:r>
        </w:del>
      </w:ins>
      <w:ins w:id="516" w:author="Joost Holslag" w:date="2025-03-10T11:07:00Z" w16du:dateUtc="2025-03-10T10:07:00Z">
        <w:r w:rsidR="00900C6C">
          <w:t>LMICs</w:t>
        </w:r>
      </w:ins>
      <w:ins w:id="517" w:author="Daniel Kapitan" w:date="2025-02-28T15:24:00Z" w16du:dateUtc="2025-02-28T14:24:00Z">
        <w:r w:rsidR="00805C59">
          <w:t xml:space="preserve"> resource-constrain</w:t>
        </w:r>
      </w:ins>
      <w:ins w:id="518" w:author="Joost Holslag" w:date="2025-03-10T11:07:00Z" w16du:dateUtc="2025-03-10T10:07:00Z">
        <w:r w:rsidR="00900C6C">
          <w:t>t</w:t>
        </w:r>
      </w:ins>
      <w:ins w:id="519" w:author="Joost Holslag" w:date="2025-03-10T11:08:00Z" w16du:dateUtc="2025-03-10T10:08:00Z">
        <w:r w:rsidR="00900C6C">
          <w:t>s</w:t>
        </w:r>
      </w:ins>
      <w:ins w:id="520" w:author="Daniel Kapitan" w:date="2025-02-28T15:24:00Z" w16du:dateUtc="2025-02-28T14:24:00Z">
        <w:del w:id="521" w:author="Joost Holslag" w:date="2025-03-10T11:07:00Z" w16du:dateUtc="2025-03-10T10:07:00Z">
          <w:r w:rsidR="00805C59" w:rsidDel="00900C6C">
            <w:delText xml:space="preserve">ed </w:delText>
          </w:r>
        </w:del>
        <w:del w:id="522" w:author="Joost Holslag" w:date="2025-03-10T11:08:00Z" w16du:dateUtc="2025-03-10T10:08:00Z">
          <w:r w:rsidR="00805C59" w:rsidDel="00900C6C">
            <w:delText>setting</w:delText>
          </w:r>
        </w:del>
      </w:ins>
      <w:ins w:id="523" w:author="Daniel Kapitan" w:date="2025-02-28T15:25:00Z" w16du:dateUtc="2025-02-28T14:25:00Z">
        <w:r w:rsidR="00805C59">
          <w:t>,</w:t>
        </w:r>
      </w:ins>
      <w:ins w:id="524" w:author="Daniel Kapitan" w:date="2025-02-28T15:24:00Z" w16du:dateUtc="2025-02-28T14:24:00Z">
        <w:r w:rsidR="00805C59">
          <w:t xml:space="preserve"> </w:t>
        </w:r>
      </w:ins>
      <w:ins w:id="525" w:author="Daniel Kapitan" w:date="2025-02-28T15:26:00Z" w16du:dateUtc="2025-02-28T14:26:00Z">
        <w:r w:rsidR="00805C59">
          <w:t xml:space="preserve">the modularity of FHIR </w:t>
        </w:r>
      </w:ins>
      <w:ins w:id="526" w:author="Daniel Kapitan" w:date="2025-02-28T15:24:00Z" w16du:dateUtc="2025-02-28T14:24:00Z">
        <w:r w:rsidR="00805C59">
          <w:t xml:space="preserve">and the </w:t>
        </w:r>
      </w:ins>
      <w:ins w:id="527" w:author="Daniel Kapitan" w:date="2025-02-28T15:26:00Z" w16du:dateUtc="2025-02-28T14:26:00Z">
        <w:r w:rsidR="00805C59">
          <w:t xml:space="preserve">lower </w:t>
        </w:r>
      </w:ins>
      <w:ins w:id="528" w:author="Daniel Kapitan" w:date="2025-02-28T15:25:00Z" w16du:dateUtc="2025-02-28T14:25:00Z">
        <w:r w:rsidR="00805C59">
          <w:t>complex</w:t>
        </w:r>
      </w:ins>
      <w:ins w:id="529" w:author="Daniel Kapitan" w:date="2025-02-28T15:26:00Z" w16du:dateUtc="2025-02-28T14:26:00Z">
        <w:r w:rsidR="00805C59">
          <w:t>ity</w:t>
        </w:r>
      </w:ins>
      <w:ins w:id="530" w:author="Daniel Kapitan" w:date="2025-02-28T15:27:00Z" w16du:dateUtc="2025-02-28T14:27:00Z">
        <w:r w:rsidR="00805C59">
          <w:t xml:space="preserve"> and shallower</w:t>
        </w:r>
      </w:ins>
      <w:ins w:id="531" w:author="Daniel Kapitan" w:date="2025-02-28T15:26:00Z" w16du:dateUtc="2025-02-28T14:26:00Z">
        <w:r w:rsidR="00805C59">
          <w:t xml:space="preserve"> learning curve </w:t>
        </w:r>
      </w:ins>
      <w:ins w:id="532" w:author="Daniel Kapitan" w:date="2025-02-28T15:25:00Z" w16du:dateUtc="2025-02-28T14:25:00Z">
        <w:r w:rsidR="00805C59">
          <w:t>of FHIR compared to openEHR</w:t>
        </w:r>
      </w:ins>
      <w:r>
        <w:t xml:space="preserve">. We expect that FHIR will play a major role in driving health data convergence in LMICs, because the availability of </w:t>
      </w:r>
      <w:del w:id="533" w:author="Daniel Kapitan" w:date="2025-02-28T12:03:00Z" w16du:dateUtc="2025-02-28T11:03:00Z">
        <w:r w:rsidDel="00E30E20">
          <w:delText>open-source</w:delText>
        </w:r>
      </w:del>
      <w:ins w:id="534" w:author="Daniel Kapitan" w:date="2025-02-28T12:03:00Z" w16du:dateUtc="2025-02-28T11:03:00Z">
        <w:r w:rsidR="00E30E20">
          <w:t>OSS</w:t>
        </w:r>
      </w:ins>
      <w:r>
        <w:t xml:space="preserve"> implementations and complementary components are important enablers in these resource-constrained environments. We strongly support </w:t>
      </w:r>
      <w:del w:id="535" w:author="Joost Holslag" w:date="2025-03-10T11:09:00Z" w16du:dateUtc="2025-03-10T10:09:00Z">
        <w:r w:rsidDel="00C80F24">
          <w:delText xml:space="preserve">ongoing developments to </w:delText>
        </w:r>
      </w:del>
      <w:del w:id="536" w:author="Joost Holslag" w:date="2025-03-10T11:10:00Z" w16du:dateUtc="2025-03-10T10:10:00Z">
        <w:r w:rsidDel="00BA35D9">
          <w:delText>increas</w:delText>
        </w:r>
      </w:del>
      <w:del w:id="537" w:author="Joost Holslag" w:date="2025-03-10T11:09:00Z" w16du:dateUtc="2025-03-10T10:09:00Z">
        <w:r w:rsidDel="00C80F24">
          <w:delText>e</w:delText>
        </w:r>
      </w:del>
      <w:del w:id="538" w:author="Joost Holslag" w:date="2025-03-10T11:10:00Z" w16du:dateUtc="2025-03-10T10:10:00Z">
        <w:r w:rsidDel="00BA35D9">
          <w:delText xml:space="preserve"> </w:delText>
        </w:r>
      </w:del>
      <w:r>
        <w:t xml:space="preserve">the availability of </w:t>
      </w:r>
      <w:del w:id="539" w:author="Daniel Kapitan" w:date="2025-02-28T12:03:00Z" w16du:dateUtc="2025-02-28T11:03:00Z">
        <w:r w:rsidDel="00E30E20">
          <w:delText>open-source</w:delText>
        </w:r>
      </w:del>
      <w:ins w:id="540" w:author="Daniel Kapitan" w:date="2025-02-28T12:03:00Z" w16du:dateUtc="2025-02-28T11:03:00Z">
        <w:r w:rsidR="00E30E20">
          <w:t>OSS</w:t>
        </w:r>
      </w:ins>
      <w:r>
        <w:t xml:space="preserve"> implementations as digital public goods [71] and integration projects such as Instant OpenHIE [72]</w:t>
      </w:r>
      <w:ins w:id="541" w:author="Daniel Kapitan" w:date="2025-02-28T15:29:00Z" w16du:dateUtc="2025-02-28T14:29:00Z">
        <w:r w:rsidR="00805C59">
          <w:t xml:space="preserve"> to increase the critical mass for </w:t>
        </w:r>
      </w:ins>
      <w:del w:id="542" w:author="Daniel Kapitan" w:date="2025-02-28T15:29:00Z" w16du:dateUtc="2025-02-28T14:29:00Z">
        <w:r w:rsidDel="00805C59">
          <w:delText xml:space="preserve">, through which we have a fighting chance to move the needle in </w:delText>
        </w:r>
      </w:del>
      <w:r>
        <w:t>health data</w:t>
      </w:r>
      <w:del w:id="543" w:author="Joost Holslag" w:date="2025-03-10T11:10:00Z" w16du:dateUtc="2025-03-10T10:10:00Z">
        <w:r w:rsidDel="00F81C09">
          <w:delText xml:space="preserve"> standardization</w:delText>
        </w:r>
        <w:r w:rsidDel="00BA35D9">
          <w:delText xml:space="preserve"> for </w:delText>
        </w:r>
      </w:del>
      <w:ins w:id="544" w:author="Daniel Kapitan" w:date="2025-02-28T15:29:00Z" w16du:dateUtc="2025-02-28T14:29:00Z">
        <w:del w:id="545" w:author="Joost Holslag" w:date="2025-03-10T11:10:00Z" w16du:dateUtc="2025-03-10T10:10:00Z">
          <w:r w:rsidR="00805C59" w:rsidDel="00BA35D9">
            <w:delText xml:space="preserve">in </w:delText>
          </w:r>
        </w:del>
      </w:ins>
      <w:del w:id="546" w:author="Joost Holslag" w:date="2025-03-10T11:10:00Z" w16du:dateUtc="2025-03-10T10:10:00Z">
        <w:r w:rsidDel="00BA35D9">
          <w:delText>LMICs</w:delText>
        </w:r>
      </w:del>
      <w:r>
        <w:t>.</w:t>
      </w:r>
    </w:p>
    <w:p w14:paraId="3B210A92" w14:textId="1AB9160E" w:rsidR="00EA31BF" w:rsidRDefault="00EA31BF" w:rsidP="005460D7">
      <w:pPr>
        <w:pStyle w:val="BodyText"/>
        <w:rPr>
          <w:ins w:id="547" w:author="Daniel Kapitan" w:date="2025-02-27T09:56:00Z" w16du:dateUtc="2025-02-27T08:56:00Z"/>
        </w:rPr>
      </w:pPr>
      <w:ins w:id="548" w:author="Daniel Kapitan" w:date="2025-02-28T14:44:00Z" w16du:dateUtc="2025-02-28T13:44:00Z">
        <w:r>
          <w:t>Al</w:t>
        </w:r>
      </w:ins>
      <w:ins w:id="549" w:author="Daniel Kapitan" w:date="2025-02-28T14:45:00Z" w16du:dateUtc="2025-02-28T13:45:00Z">
        <w:r>
          <w:t xml:space="preserve">though openEHR has not been chosen as the standard for the two use cases presented here, we want to stress that it is not our intention to argue for or against any </w:t>
        </w:r>
      </w:ins>
      <w:ins w:id="550" w:author="Daniel Kapitan" w:date="2025-02-28T14:46:00Z" w16du:dateUtc="2025-02-28T13:46:00Z">
        <w:r>
          <w:t xml:space="preserve">of the three standards </w:t>
        </w:r>
        <w:r>
          <w:rPr>
            <w:i/>
            <w:iCs/>
          </w:rPr>
          <w:t xml:space="preserve">a </w:t>
        </w:r>
        <w:r w:rsidRPr="00EA31BF">
          <w:rPr>
            <w:i/>
            <w:iCs/>
          </w:rPr>
          <w:t>priori</w:t>
        </w:r>
        <w:r>
          <w:t xml:space="preserve"> nor </w:t>
        </w:r>
      </w:ins>
      <w:ins w:id="551" w:author="Daniel Kapitan" w:date="2025-02-28T14:47:00Z" w16du:dateUtc="2025-02-28T13:47:00Z">
        <w:r>
          <w:t xml:space="preserve">do we intend to </w:t>
        </w:r>
      </w:ins>
      <w:ins w:id="552" w:author="Daniel Kapitan" w:date="2025-02-28T14:42:00Z" w16du:dateUtc="2025-02-28T13:42:00Z">
        <w:r>
          <w:t xml:space="preserve">dismiss openEHR outright. </w:t>
        </w:r>
      </w:ins>
      <w:ins w:id="553" w:author="Daniel Kapitan" w:date="2025-02-28T14:47:00Z" w16du:dateUtc="2025-02-28T13:47:00Z">
        <w:r>
          <w:t xml:space="preserve">Instead, our </w:t>
        </w:r>
      </w:ins>
      <w:ins w:id="554" w:author="Daniel Kapitan" w:date="2025-02-28T14:48:00Z" w16du:dateUtc="2025-02-28T13:48:00Z">
        <w:r>
          <w:t xml:space="preserve">aim is to illustrate the kind of design choices </w:t>
        </w:r>
      </w:ins>
      <w:ins w:id="555" w:author="Daniel Kapitan" w:date="2025-02-28T15:03:00Z" w16du:dateUtc="2025-02-28T14:03:00Z">
        <w:r w:rsidR="00894994">
          <w:t xml:space="preserve">and trade-offs </w:t>
        </w:r>
      </w:ins>
      <w:ins w:id="556" w:author="Daniel Kapitan" w:date="2025-02-28T14:48:00Z" w16du:dateUtc="2025-02-28T13:48:00Z">
        <w:r>
          <w:t>that need to be made</w:t>
        </w:r>
      </w:ins>
      <w:ins w:id="557" w:author="Daniel Kapitan" w:date="2025-02-28T14:49:00Z" w16du:dateUtc="2025-02-28T13:49:00Z">
        <w:r w:rsidR="005460D7">
          <w:t xml:space="preserve">, </w:t>
        </w:r>
      </w:ins>
      <w:ins w:id="558" w:author="Daniel Kapitan" w:date="2025-02-28T14:48:00Z" w16du:dateUtc="2025-02-28T13:48:00Z">
        <w:r>
          <w:t xml:space="preserve">particularly </w:t>
        </w:r>
      </w:ins>
      <w:ins w:id="559" w:author="Daniel Kapitan" w:date="2025-02-28T14:49:00Z" w16du:dateUtc="2025-02-28T13:49:00Z">
        <w:r w:rsidR="005460D7">
          <w:t xml:space="preserve">those related to the availability </w:t>
        </w:r>
      </w:ins>
      <w:ins w:id="560" w:author="Daniel Kapitan" w:date="2025-02-28T15:03:00Z" w16du:dateUtc="2025-02-28T14:03:00Z">
        <w:r w:rsidR="00894994">
          <w:t xml:space="preserve">and complementarity </w:t>
        </w:r>
      </w:ins>
      <w:ins w:id="561" w:author="Daniel Kapitan" w:date="2025-02-28T14:49:00Z" w16du:dateUtc="2025-02-28T13:49:00Z">
        <w:r w:rsidR="005460D7">
          <w:t xml:space="preserve">of OSS components. </w:t>
        </w:r>
      </w:ins>
      <w:ins w:id="562" w:author="Daniel Kapitan" w:date="2025-02-28T14:42:00Z" w16du:dateUtc="2025-02-28T13:42:00Z">
        <w:r>
          <w:t xml:space="preserve">Significant developments and uptake of openEHR as a clinical data </w:t>
        </w:r>
        <w:proofErr w:type="spellStart"/>
        <w:r>
          <w:t>respository</w:t>
        </w:r>
        <w:proofErr w:type="spellEnd"/>
        <w:r>
          <w:t xml:space="preserve"> </w:t>
        </w:r>
        <w:del w:id="563" w:author="Joost Holslag" w:date="2025-03-10T11:12:00Z" w16du:dateUtc="2025-03-10T10:12:00Z">
          <w:r w:rsidDel="00F575C8">
            <w:delText>in other contexts</w:delText>
          </w:r>
          <w:r w:rsidDel="0018189F">
            <w:delText xml:space="preserve"> </w:delText>
          </w:r>
        </w:del>
        <w:r>
          <w:t>have been reported</w:t>
        </w:r>
      </w:ins>
      <w:ins w:id="564" w:author="Daniel Kapitan" w:date="2025-02-28T15:03:00Z" w16du:dateUtc="2025-02-28T14:03:00Z">
        <w:r w:rsidR="00894994">
          <w:t>,</w:t>
        </w:r>
      </w:ins>
      <w:ins w:id="565" w:author="Daniel Kapitan" w:date="2025-02-28T14:42:00Z" w16du:dateUtc="2025-02-28T13:42:00Z">
        <w:r>
          <w:t xml:space="preserve"> </w:t>
        </w:r>
        <w:commentRangeStart w:id="566"/>
        <w:r>
          <w:t>with currently 17 openEHR systems</w:t>
        </w:r>
      </w:ins>
      <w:commentRangeEnd w:id="566"/>
      <w:r w:rsidR="00EC39B3">
        <w:rPr>
          <w:rStyle w:val="CommentReference"/>
        </w:rPr>
        <w:commentReference w:id="566"/>
      </w:r>
      <w:ins w:id="567" w:author="Daniel Kapitan" w:date="2025-02-28T14:42:00Z" w16du:dateUtc="2025-02-28T13:42:00Z">
        <w:r>
          <w:t xml:space="preserve"> that are operational in a clinical or research </w:t>
        </w:r>
        <w:proofErr w:type="gramStart"/>
        <w:r>
          <w:t>setting  [</w:t>
        </w:r>
        <w:proofErr w:type="gramEnd"/>
        <w:r>
          <w:t xml:space="preserve">REF </w:t>
        </w:r>
        <w:proofErr w:type="spellStart"/>
        <w:r>
          <w:t>Delussu</w:t>
        </w:r>
        <w:proofErr w:type="spellEnd"/>
        <w:r>
          <w:t>]</w:t>
        </w:r>
      </w:ins>
      <w:ins w:id="568" w:author="Joost Holslag" w:date="2025-03-10T11:13:00Z" w16du:dateUtc="2025-03-10T10:13:00Z">
        <w:r w:rsidR="00EC39B3">
          <w:t xml:space="preserve">. </w:t>
        </w:r>
        <w:proofErr w:type="gramStart"/>
        <w:r w:rsidR="00EC39B3">
          <w:t>Additionally</w:t>
        </w:r>
      </w:ins>
      <w:proofErr w:type="gramEnd"/>
      <w:ins w:id="569" w:author="Daniel Kapitan" w:date="2025-02-28T14:51:00Z" w16du:dateUtc="2025-02-28T13:51:00Z">
        <w:del w:id="570" w:author="Joost Holslag" w:date="2025-03-10T11:13:00Z" w16du:dateUtc="2025-03-10T10:13:00Z">
          <w:r w:rsidR="005460D7" w:rsidDel="00EC39B3">
            <w:delText xml:space="preserve"> and</w:delText>
          </w:r>
        </w:del>
        <w:r w:rsidR="005460D7">
          <w:t xml:space="preserve"> work is underway to integrate </w:t>
        </w:r>
      </w:ins>
      <w:ins w:id="571" w:author="Joost Holslag" w:date="2025-03-10T11:13:00Z" w16du:dateUtc="2025-03-10T10:13:00Z">
        <w:r w:rsidR="00EC39B3">
          <w:t xml:space="preserve">openEHR with </w:t>
        </w:r>
      </w:ins>
      <w:ins w:id="572" w:author="Daniel Kapitan" w:date="2025-02-28T15:04:00Z" w16du:dateUtc="2025-02-28T14:04:00Z">
        <w:r w:rsidR="00894994">
          <w:t xml:space="preserve">FHIR </w:t>
        </w:r>
      </w:ins>
      <w:ins w:id="573" w:author="Daniel Kapitan" w:date="2025-02-28T14:42:00Z" w16du:dateUtc="2025-02-28T13:42:00Z">
        <w:del w:id="574" w:author="Joost Holslag" w:date="2025-03-10T11:14:00Z" w16du:dateUtc="2025-03-10T10:14:00Z">
          <w:r w:rsidDel="00085D83">
            <w:delText>as a</w:delText>
          </w:r>
        </w:del>
      </w:ins>
      <w:ins w:id="575" w:author="Joost Holslag" w:date="2025-03-10T11:14:00Z" w16du:dateUtc="2025-03-10T10:14:00Z">
        <w:r w:rsidR="00085D83">
          <w:t>for</w:t>
        </w:r>
      </w:ins>
      <w:ins w:id="576" w:author="Daniel Kapitan" w:date="2025-02-28T14:42:00Z" w16du:dateUtc="2025-02-28T13:42:00Z">
        <w:r>
          <w:t xml:space="preserve"> </w:t>
        </w:r>
        <w:del w:id="577" w:author="Joost Holslag" w:date="2025-03-10T11:14:00Z" w16du:dateUtc="2025-03-10T10:14:00Z">
          <w:r w:rsidDel="00085D83">
            <w:delText xml:space="preserve">standard </w:delText>
          </w:r>
        </w:del>
        <w:r>
          <w:t>data exchange</w:t>
        </w:r>
        <w:del w:id="578" w:author="Joost Holslag" w:date="2025-03-10T11:14:00Z" w16du:dateUtc="2025-03-10T10:14:00Z">
          <w:r w:rsidDel="00085D83">
            <w:delText xml:space="preserve"> interface </w:delText>
          </w:r>
        </w:del>
        <w:r>
          <w:t xml:space="preserve">[65,66]. </w:t>
        </w:r>
      </w:ins>
      <w:ins w:id="579" w:author="Joost Holslag" w:date="2025-03-10T11:14:00Z" w16du:dateUtc="2025-03-10T10:14:00Z">
        <w:r w:rsidR="00085D83">
          <w:t>Some e</w:t>
        </w:r>
      </w:ins>
      <w:ins w:id="580" w:author="Daniel Kapitan" w:date="2025-02-28T15:13:00Z" w16du:dateUtc="2025-02-28T14:13:00Z">
        <w:del w:id="581" w:author="Joost Holslag" w:date="2025-03-10T11:14:00Z" w16du:dateUtc="2025-03-10T10:14:00Z">
          <w:r w:rsidR="00A54DDB" w:rsidDel="00085D83">
            <w:delText>E</w:delText>
          </w:r>
        </w:del>
        <w:r w:rsidR="00A54DDB">
          <w:t xml:space="preserve">xperts </w:t>
        </w:r>
        <w:del w:id="582" w:author="Joost Holslag" w:date="2025-03-10T11:14:00Z" w16du:dateUtc="2025-03-10T10:14:00Z">
          <w:r w:rsidR="00A54DDB" w:rsidDel="00085D83">
            <w:delText xml:space="preserve">have </w:delText>
          </w:r>
        </w:del>
      </w:ins>
      <w:ins w:id="583" w:author="Daniel Kapitan" w:date="2025-02-28T15:14:00Z" w16du:dateUtc="2025-02-28T14:14:00Z">
        <w:r w:rsidR="00A54DDB">
          <w:t>agree</w:t>
        </w:r>
        <w:del w:id="584" w:author="Joost Holslag" w:date="2025-03-10T11:14:00Z" w16du:dateUtc="2025-03-10T10:14:00Z">
          <w:r w:rsidR="00A54DDB" w:rsidDel="00085D83">
            <w:delText>d</w:delText>
          </w:r>
        </w:del>
      </w:ins>
      <w:ins w:id="585" w:author="Joost Holslag" w:date="2025-03-10T11:14:00Z" w16du:dateUtc="2025-03-10T10:14:00Z">
        <w:r w:rsidR="00085D83">
          <w:t xml:space="preserve"> </w:t>
        </w:r>
      </w:ins>
      <w:ins w:id="586" w:author="Daniel Kapitan" w:date="2025-02-28T15:14:00Z" w16du:dateUtc="2025-02-28T14:14:00Z">
        <w:del w:id="587" w:author="Joost Holslag" w:date="2025-03-10T11:14:00Z" w16du:dateUtc="2025-03-10T10:14:00Z">
          <w:r w:rsidR="00A54DDB" w:rsidDel="00085D83">
            <w:delText xml:space="preserve"> </w:delText>
          </w:r>
        </w:del>
        <w:r w:rsidR="00A54DDB">
          <w:t xml:space="preserve">that openEHR is the only specification that provides a comprehensive solution for building a standardized EHR [REF </w:t>
        </w:r>
        <w:r w:rsidR="00A54DDB">
          <w:fldChar w:fldCharType="begin"/>
        </w:r>
        <w:r w:rsidR="00A54DDB">
          <w:instrText>HYPERLINK "https://www.jmir.org/2023/1/e48702"</w:instrText>
        </w:r>
        <w:r w:rsidR="00A54DDB">
          <w:fldChar w:fldCharType="separate"/>
        </w:r>
        <w:r w:rsidR="00A54DDB" w:rsidRPr="00767862">
          <w:rPr>
            <w:rStyle w:val="Hyperlink"/>
          </w:rPr>
          <w:t>Pedrera-Jeminez</w:t>
        </w:r>
        <w:r w:rsidR="00A54DDB">
          <w:fldChar w:fldCharType="end"/>
        </w:r>
        <w:r w:rsidR="00A54DDB">
          <w:t xml:space="preserve">]. </w:t>
        </w:r>
      </w:ins>
      <w:ins w:id="588" w:author="Daniel Kapitan" w:date="2025-02-28T15:15:00Z" w16du:dateUtc="2025-02-28T14:15:00Z">
        <w:r w:rsidR="00A54DDB">
          <w:t xml:space="preserve">Furthermore, </w:t>
        </w:r>
      </w:ins>
      <w:ins w:id="589" w:author="Daniel Kapitan" w:date="2025-02-28T14:42:00Z" w16du:dateUtc="2025-02-28T13:42:00Z">
        <w:r>
          <w:t xml:space="preserve">openEHR is </w:t>
        </w:r>
      </w:ins>
      <w:ins w:id="590" w:author="Daniel Kapitan" w:date="2025-02-28T15:01:00Z" w16du:dateUtc="2025-02-28T14:01:00Z">
        <w:r w:rsidR="00894994">
          <w:t xml:space="preserve">not only </w:t>
        </w:r>
      </w:ins>
      <w:ins w:id="591" w:author="Daniel Kapitan" w:date="2025-02-28T14:42:00Z" w16du:dateUtc="2025-02-28T13:42:00Z">
        <w:r>
          <w:t>being deployed as a</w:t>
        </w:r>
      </w:ins>
      <w:ins w:id="592" w:author="Daniel Kapitan" w:date="2025-02-28T15:01:00Z" w16du:dateUtc="2025-02-28T14:01:00Z">
        <w:r w:rsidR="00894994">
          <w:t>n</w:t>
        </w:r>
      </w:ins>
      <w:ins w:id="593" w:author="Daniel Kapitan" w:date="2025-02-28T14:42:00Z" w16du:dateUtc="2025-02-28T13:42:00Z">
        <w:r>
          <w:t xml:space="preserve"> administrative system</w:t>
        </w:r>
      </w:ins>
      <w:ins w:id="594" w:author="Daniel Kapitan" w:date="2025-02-28T15:29:00Z" w16du:dateUtc="2025-02-28T14:29:00Z">
        <w:r w:rsidR="00805C59">
          <w:t>-</w:t>
        </w:r>
      </w:ins>
      <w:ins w:id="595" w:author="Daniel Kapitan" w:date="2025-02-28T14:42:00Z" w16du:dateUtc="2025-02-28T13:42:00Z">
        <w:r>
          <w:t>of</w:t>
        </w:r>
      </w:ins>
      <w:ins w:id="596" w:author="Daniel Kapitan" w:date="2025-02-28T15:30:00Z" w16du:dateUtc="2025-02-28T14:30:00Z">
        <w:r w:rsidR="00805C59">
          <w:t>-</w:t>
        </w:r>
      </w:ins>
      <w:ins w:id="597" w:author="Daniel Kapitan" w:date="2025-02-28T14:42:00Z" w16du:dateUtc="2025-02-28T13:42:00Z">
        <w:r>
          <w:t>record, but</w:t>
        </w:r>
      </w:ins>
      <w:ins w:id="598" w:author="Daniel Kapitan" w:date="2025-02-28T15:01:00Z" w16du:dateUtc="2025-02-28T14:01:00Z">
        <w:r w:rsidR="00894994">
          <w:t xml:space="preserve"> also </w:t>
        </w:r>
      </w:ins>
      <w:ins w:id="599" w:author="Daniel Kapitan" w:date="2025-02-28T15:04:00Z" w16du:dateUtc="2025-02-28T14:04:00Z">
        <w:r w:rsidR="00894994">
          <w:t xml:space="preserve">as </w:t>
        </w:r>
      </w:ins>
      <w:ins w:id="600" w:author="Daniel Kapitan" w:date="2025-02-28T14:42:00Z" w16du:dateUtc="2025-02-28T13:42:00Z">
        <w:r>
          <w:t xml:space="preserve">persistent clinical data </w:t>
        </w:r>
      </w:ins>
      <w:ins w:id="601" w:author="Daniel Kapitan" w:date="2025-02-28T15:01:00Z" w16du:dateUtc="2025-02-28T14:01:00Z">
        <w:r w:rsidR="00894994">
          <w:lastRenderedPageBreak/>
          <w:t xml:space="preserve">repository </w:t>
        </w:r>
      </w:ins>
      <w:ins w:id="602" w:author="Daniel Kapitan" w:date="2025-02-28T14:42:00Z" w16du:dateUtc="2025-02-28T13:42:00Z">
        <w:r>
          <w:t xml:space="preserve">for implementing national health information exchanges in European Nordic countries [67] and Slovenia [REF </w:t>
        </w:r>
        <w:r>
          <w:fldChar w:fldCharType="begin"/>
        </w:r>
        <w:r>
          <w:instrText>HYPERLINK "https://journals.sagepub.com/doi/full/10.1177/20552076231205743"</w:instrText>
        </w:r>
        <w:r>
          <w:fldChar w:fldCharType="separate"/>
        </w:r>
        <w:r w:rsidRPr="00122D0D">
          <w:rPr>
            <w:rStyle w:val="Hyperlink"/>
          </w:rPr>
          <w:t>Bajric 2023</w:t>
        </w:r>
        <w:r>
          <w:fldChar w:fldCharType="end"/>
        </w:r>
        <w:r>
          <w:t>]</w:t>
        </w:r>
      </w:ins>
      <w:ins w:id="603" w:author="Daniel Kapitan" w:date="2025-02-28T15:04:00Z" w16du:dateUtc="2025-02-28T14:04:00Z">
        <w:r w:rsidR="00894994">
          <w:t>, which is very simil</w:t>
        </w:r>
      </w:ins>
      <w:ins w:id="604" w:author="Daniel Kapitan" w:date="2025-02-28T15:05:00Z" w16du:dateUtc="2025-02-28T14:05:00Z">
        <w:r w:rsidR="00894994">
          <w:t>ar to the solution design of the SHR within the OpenHIE architecture</w:t>
        </w:r>
      </w:ins>
      <w:ins w:id="605" w:author="Daniel Kapitan" w:date="2025-02-28T15:30:00Z" w16du:dateUtc="2025-02-28T14:30:00Z">
        <w:r w:rsidR="00805C59">
          <w:t xml:space="preserve"> presented here</w:t>
        </w:r>
      </w:ins>
      <w:ins w:id="606" w:author="Daniel Kapitan" w:date="2025-02-28T14:42:00Z" w16du:dateUtc="2025-02-28T13:42:00Z">
        <w:r>
          <w:t xml:space="preserve">. An ongoing program in the south of the Netherlands has demonstrated a decentralized data sharing ecosystem </w:t>
        </w:r>
        <w:del w:id="607" w:author="Joost Holslag" w:date="2025-03-10T11:15:00Z" w16du:dateUtc="2025-03-10T10:15:00Z">
          <w:r w:rsidDel="002C55DB">
            <w:delText xml:space="preserve">with 10 healthcare providers </w:delText>
          </w:r>
        </w:del>
        <w:r>
          <w:t>using separate openEHR data stores</w:t>
        </w:r>
      </w:ins>
      <w:ins w:id="608" w:author="Daniel Kapitan" w:date="2025-02-28T15:30:00Z" w16du:dateUtc="2025-02-28T14:30:00Z">
        <w:r w:rsidR="00805C59">
          <w:t>, where f</w:t>
        </w:r>
      </w:ins>
      <w:ins w:id="609" w:author="Daniel Kapitan" w:date="2025-02-28T14:42:00Z" w16du:dateUtc="2025-02-28T13:42:00Z">
        <w:r>
          <w:t xml:space="preserve">ederated queries are supported </w:t>
        </w:r>
      </w:ins>
      <w:ins w:id="610" w:author="Bart-Jan Verhoeff" w:date="2025-03-10T08:29:00Z" w16du:dateUtc="2025-03-10T07:29:00Z">
        <w:r w:rsidR="005436A8">
          <w:t xml:space="preserve">by </w:t>
        </w:r>
      </w:ins>
      <w:ins w:id="611" w:author="Daniel Kapitan" w:date="2025-02-28T14:42:00Z" w16du:dateUtc="2025-02-28T13:42:00Z">
        <w:r>
          <w:t xml:space="preserve">the </w:t>
        </w:r>
      </w:ins>
      <w:ins w:id="612" w:author="Joost Holslag" w:date="2025-03-10T11:15:00Z" w16du:dateUtc="2025-03-10T10:15:00Z">
        <w:r w:rsidR="00C11EBC">
          <w:t xml:space="preserve">openEHR </w:t>
        </w:r>
      </w:ins>
      <w:ins w:id="613" w:author="Daniel Kapitan" w:date="2025-02-28T14:42:00Z" w16du:dateUtc="2025-02-28T13:42:00Z">
        <w:del w:id="614" w:author="Joost Holslag" w:date="2025-03-10T11:15:00Z" w16du:dateUtc="2025-03-10T10:15:00Z">
          <w:r w:rsidDel="00EE3E21">
            <w:delText>Archtype</w:delText>
          </w:r>
        </w:del>
      </w:ins>
      <w:ins w:id="615" w:author="Joost Holslag" w:date="2025-03-10T11:15:00Z" w16du:dateUtc="2025-03-10T10:15:00Z">
        <w:r w:rsidR="00EE3E21">
          <w:t>Archetype</w:t>
        </w:r>
      </w:ins>
      <w:ins w:id="616" w:author="Daniel Kapitan" w:date="2025-02-28T14:42:00Z" w16du:dateUtc="2025-02-28T13:42:00Z">
        <w:r>
          <w:t xml:space="preserve"> Query Language </w:t>
        </w:r>
        <w:del w:id="617" w:author="Joost Holslag" w:date="2025-03-10T11:15:00Z" w16du:dateUtc="2025-03-10T10:15:00Z">
          <w:r w:rsidDel="00C11EBC">
            <w:delText xml:space="preserve">(the query language of openEHR) </w:delText>
          </w:r>
        </w:del>
        <w:r>
          <w:t xml:space="preserve">[REF </w:t>
        </w:r>
        <w:r w:rsidRPr="00417DFA">
          <w:t>https://youtu.be/jT5UTLRX5VQ?si=uHLTZonL3l_16Aeg</w:t>
        </w:r>
        <w:r>
          <w:t>].</w:t>
        </w:r>
      </w:ins>
    </w:p>
    <w:p w14:paraId="3E22DAB8" w14:textId="3A290031" w:rsidR="00684F7C" w:rsidRDefault="000C0722">
      <w:pPr>
        <w:pStyle w:val="BodyText"/>
        <w:rPr>
          <w:ins w:id="618" w:author="Daniel Kapitan" w:date="2025-02-28T10:37:00Z" w16du:dateUtc="2025-02-28T09:37:00Z"/>
        </w:rPr>
      </w:pPr>
      <w:ins w:id="619" w:author="Daniel Kapitan" w:date="2025-02-27T09:58:00Z" w16du:dateUtc="2025-02-27T08:58:00Z">
        <w:r>
          <w:t xml:space="preserve">The </w:t>
        </w:r>
      </w:ins>
      <w:ins w:id="620" w:author="Daniel Kapitan" w:date="2025-02-27T09:57:00Z" w16du:dateUtc="2025-02-27T08:57:00Z">
        <w:r>
          <w:t>two cases</w:t>
        </w:r>
      </w:ins>
      <w:ins w:id="621" w:author="Daniel Kapitan" w:date="2025-02-27T09:58:00Z" w16du:dateUtc="2025-02-27T08:58:00Z">
        <w:r>
          <w:t xml:space="preserve"> </w:t>
        </w:r>
      </w:ins>
      <w:ins w:id="622" w:author="Daniel Kapitan" w:date="2025-02-27T09:59:00Z" w16du:dateUtc="2025-02-27T08:59:00Z">
        <w:r>
          <w:t xml:space="preserve">allow us to reflect </w:t>
        </w:r>
      </w:ins>
      <w:ins w:id="623" w:author="Daniel Kapitan" w:date="2025-02-27T10:29:00Z" w16du:dateUtc="2025-02-27T09:29:00Z">
        <w:r w:rsidR="0025427A">
          <w:t>and re</w:t>
        </w:r>
      </w:ins>
      <w:ins w:id="624" w:author="Daniel Kapitan" w:date="2025-02-27T10:30:00Z" w16du:dateUtc="2025-02-27T09:30:00Z">
        <w:r w:rsidR="0025427A">
          <w:t xml:space="preserve">visit the key </w:t>
        </w:r>
      </w:ins>
      <w:ins w:id="625" w:author="Daniel Kapitan" w:date="2025-02-28T11:23:00Z" w16du:dateUtc="2025-02-28T10:23:00Z">
        <w:r w:rsidR="00304CFE">
          <w:t>arguments</w:t>
        </w:r>
      </w:ins>
      <w:ins w:id="626" w:author="Daniel Kapitan" w:date="2025-02-28T11:24:00Z" w16du:dateUtc="2025-02-28T10:24:00Z">
        <w:r w:rsidR="00304CFE">
          <w:t xml:space="preserve"> </w:t>
        </w:r>
      </w:ins>
      <w:ins w:id="627" w:author="Daniel Kapitan" w:date="2025-02-27T10:30:00Z" w16du:dateUtc="2025-02-27T09:30:00Z">
        <w:r w:rsidR="0025427A">
          <w:t xml:space="preserve">of this paper, </w:t>
        </w:r>
      </w:ins>
      <w:ins w:id="628" w:author="Daniel Kapitan" w:date="2025-02-28T11:19:00Z" w16du:dateUtc="2025-02-28T10:19:00Z">
        <w:r w:rsidR="00304CFE">
          <w:t>namely,</w:t>
        </w:r>
      </w:ins>
      <w:ins w:id="629" w:author="Daniel Kapitan" w:date="2025-02-28T11:24:00Z" w16du:dateUtc="2025-02-28T10:24:00Z">
        <w:r w:rsidR="00304CFE">
          <w:t xml:space="preserve"> the importance of </w:t>
        </w:r>
      </w:ins>
      <w:ins w:id="630" w:author="Daniel Kapitan" w:date="2025-02-28T12:04:00Z" w16du:dateUtc="2025-02-28T11:04:00Z">
        <w:r w:rsidR="00E30E20">
          <w:t xml:space="preserve">OSS </w:t>
        </w:r>
      </w:ins>
      <w:ins w:id="631" w:author="Daniel Kapitan" w:date="2025-02-28T11:24:00Z" w16du:dateUtc="2025-02-28T10:24:00Z">
        <w:r w:rsidR="00304CFE">
          <w:t>implementations and availability of complementary components for wide-scale adoption of health data standards.</w:t>
        </w:r>
      </w:ins>
      <w:ins w:id="632" w:author="Daniel Kapitan" w:date="2025-02-27T10:03:00Z" w16du:dateUtc="2025-02-27T09:03:00Z">
        <w:r>
          <w:t xml:space="preserve"> </w:t>
        </w:r>
      </w:ins>
      <w:ins w:id="633" w:author="Daniel Kapitan" w:date="2025-02-28T10:24:00Z" w16du:dateUtc="2025-02-28T09:24:00Z">
        <w:r w:rsidR="00321AC2">
          <w:t>There is an important and equal</w:t>
        </w:r>
      </w:ins>
      <w:ins w:id="634" w:author="Daniel Kapitan" w:date="2025-02-28T10:40:00Z" w16du:dateUtc="2025-02-28T09:40:00Z">
        <w:r w:rsidR="00696DF9">
          <w:t>l</w:t>
        </w:r>
      </w:ins>
      <w:ins w:id="635" w:author="Daniel Kapitan" w:date="2025-02-28T10:24:00Z" w16du:dateUtc="2025-02-28T09:24:00Z">
        <w:r w:rsidR="00321AC2">
          <w:t xml:space="preserve">y complex interplay between </w:t>
        </w:r>
      </w:ins>
      <w:ins w:id="636" w:author="Daniel Kapitan" w:date="2025-02-28T12:04:00Z" w16du:dateUtc="2025-02-28T11:04:00Z">
        <w:r w:rsidR="00E30E20">
          <w:t xml:space="preserve">OSS </w:t>
        </w:r>
      </w:ins>
      <w:ins w:id="637" w:author="Daniel Kapitan" w:date="2025-02-28T10:25:00Z" w16du:dateUtc="2025-02-28T09:25:00Z">
        <w:r w:rsidR="00321AC2">
          <w:t>development and standardization</w:t>
        </w:r>
      </w:ins>
      <w:ins w:id="638" w:author="Daniel Kapitan" w:date="2025-02-28T10:28:00Z" w16du:dateUtc="2025-02-28T09:28:00Z">
        <w:r w:rsidR="00684F7C">
          <w:t xml:space="preserve">, where </w:t>
        </w:r>
      </w:ins>
      <w:ins w:id="639" w:author="Daniel Kapitan" w:date="2025-02-28T12:04:00Z" w16du:dateUtc="2025-02-28T11:04:00Z">
        <w:r w:rsidR="00E30E20">
          <w:t xml:space="preserve">OSS </w:t>
        </w:r>
      </w:ins>
      <w:ins w:id="640" w:author="Daniel Kapitan" w:date="2025-02-28T10:29:00Z" w16du:dateUtc="2025-02-28T09:29:00Z">
        <w:r w:rsidR="00684F7C">
          <w:t>implementation can occur before, after or in parallel to standardization efforts</w:t>
        </w:r>
      </w:ins>
      <w:ins w:id="641" w:author="Daniel Kapitan" w:date="2025-02-28T10:25:00Z" w16du:dateUtc="2025-02-28T09:25:00Z">
        <w:r w:rsidR="00321AC2">
          <w:t xml:space="preserve"> [REF</w:t>
        </w:r>
        <w:r w:rsidR="00684F7C">
          <w:t xml:space="preserve"> </w:t>
        </w:r>
      </w:ins>
      <w:ins w:id="642" w:author="Daniel Kapitan" w:date="2025-02-28T10:26:00Z" w16du:dateUtc="2025-02-28T09:26:00Z">
        <w:r w:rsidR="00684F7C">
          <w:t>wright2014</w:t>
        </w:r>
        <w:proofErr w:type="gramStart"/>
        <w:r w:rsidR="00684F7C">
          <w:t>open;</w:t>
        </w:r>
      </w:ins>
      <w:ins w:id="643" w:author="Daniel Kapitan" w:date="2025-02-28T10:25:00Z" w16du:dateUtc="2025-02-28T09:25:00Z">
        <w:r w:rsidR="00684F7C">
          <w:t>blind</w:t>
        </w:r>
        <w:proofErr w:type="gramEnd"/>
        <w:r w:rsidR="00684F7C">
          <w:t>2019relationship</w:t>
        </w:r>
      </w:ins>
      <w:ins w:id="644" w:author="Daniel Kapitan" w:date="2025-02-28T10:26:00Z" w16du:dateUtc="2025-02-28T09:26:00Z">
        <w:r w:rsidR="00684F7C">
          <w:t xml:space="preserve">]. </w:t>
        </w:r>
      </w:ins>
      <w:ins w:id="645" w:author="Daniel Kapitan" w:date="2025-02-28T11:05:00Z" w16du:dateUtc="2025-02-28T10:05:00Z">
        <w:r w:rsidR="00CE3AFC">
          <w:t xml:space="preserve">Various studies have provided </w:t>
        </w:r>
      </w:ins>
      <w:ins w:id="646" w:author="Daniel Kapitan" w:date="2025-02-28T10:30:00Z" w16du:dateUtc="2025-02-28T09:30:00Z">
        <w:r w:rsidR="00684F7C">
          <w:t xml:space="preserve">increasing evidence </w:t>
        </w:r>
      </w:ins>
      <w:ins w:id="647" w:author="Daniel Kapitan" w:date="2025-02-28T10:40:00Z" w16du:dateUtc="2025-02-28T09:40:00Z">
        <w:r w:rsidR="00696DF9">
          <w:t xml:space="preserve">that </w:t>
        </w:r>
      </w:ins>
      <w:ins w:id="648" w:author="Daniel Kapitan" w:date="2025-02-28T11:59:00Z" w16du:dateUtc="2025-02-28T10:59:00Z">
        <w:r w:rsidR="00604E99">
          <w:t>OSS</w:t>
        </w:r>
      </w:ins>
      <w:ins w:id="649" w:author="Daniel Kapitan" w:date="2025-02-28T10:33:00Z" w16du:dateUtc="2025-02-28T09:33:00Z">
        <w:r w:rsidR="00684F7C">
          <w:t xml:space="preserve"> is a key success factor in driving software-related standardization</w:t>
        </w:r>
      </w:ins>
      <w:ins w:id="650" w:author="Daniel Kapitan" w:date="2025-02-28T11:06:00Z" w16du:dateUtc="2025-02-28T10:06:00Z">
        <w:r w:rsidR="00CE3AFC">
          <w:t xml:space="preserve"> [REF: blind2019relationship]</w:t>
        </w:r>
      </w:ins>
      <w:ins w:id="651" w:author="Daniel Kapitan" w:date="2025-02-28T11:08:00Z" w16du:dateUtc="2025-02-28T10:08:00Z">
        <w:r w:rsidR="009C1874">
          <w:t>, and b</w:t>
        </w:r>
      </w:ins>
      <w:ins w:id="652" w:author="Daniel Kapitan" w:date="2025-02-28T10:33:00Z" w16du:dateUtc="2025-02-28T09:33:00Z">
        <w:r w:rsidR="00684F7C">
          <w:t>y extension</w:t>
        </w:r>
      </w:ins>
      <w:ins w:id="653" w:author="Daniel Kapitan" w:date="2025-02-28T10:45:00Z" w16du:dateUtc="2025-02-28T09:45:00Z">
        <w:r w:rsidR="00696DF9">
          <w:t xml:space="preserve"> we think it</w:t>
        </w:r>
      </w:ins>
      <w:ins w:id="654" w:author="Daniel Kapitan" w:date="2025-02-28T10:33:00Z" w16du:dateUtc="2025-02-28T09:33:00Z">
        <w:r w:rsidR="00684F7C">
          <w:t xml:space="preserve"> is </w:t>
        </w:r>
      </w:ins>
      <w:ins w:id="655" w:author="Daniel Kapitan" w:date="2025-02-28T11:07:00Z" w16du:dateUtc="2025-02-28T10:07:00Z">
        <w:r w:rsidR="00CE3AFC">
          <w:t>critical</w:t>
        </w:r>
      </w:ins>
      <w:ins w:id="656" w:author="Daniel Kapitan" w:date="2025-02-28T10:37:00Z" w16du:dateUtc="2025-02-28T09:37:00Z">
        <w:r w:rsidR="00696DF9">
          <w:t xml:space="preserve"> when aiming to achieve</w:t>
        </w:r>
      </w:ins>
      <w:ins w:id="657" w:author="Daniel Kapitan" w:date="2025-02-28T10:33:00Z" w16du:dateUtc="2025-02-28T09:33:00Z">
        <w:r w:rsidR="00684F7C">
          <w:t xml:space="preserve"> data standardization</w:t>
        </w:r>
      </w:ins>
      <w:ins w:id="658" w:author="Daniel Kapitan" w:date="2025-02-28T11:53:00Z" w16du:dateUtc="2025-02-28T10:53:00Z">
        <w:r w:rsidR="004A1A11">
          <w:t>.</w:t>
        </w:r>
      </w:ins>
      <w:ins w:id="659" w:author="Daniel Kapitan" w:date="2025-02-28T11:07:00Z" w16du:dateUtc="2025-02-28T10:07:00Z">
        <w:r w:rsidR="00CE3AFC">
          <w:t xml:space="preserve"> </w:t>
        </w:r>
      </w:ins>
      <w:ins w:id="660" w:author="Daniel Kapitan" w:date="2025-02-28T11:08:00Z" w16du:dateUtc="2025-02-28T10:08:00Z">
        <w:r w:rsidR="009C1874">
          <w:t>T</w:t>
        </w:r>
      </w:ins>
      <w:ins w:id="661" w:author="Daniel Kapitan" w:date="2025-02-28T10:38:00Z" w16du:dateUtc="2025-02-28T09:38:00Z">
        <w:r w:rsidR="00696DF9">
          <w:t>h</w:t>
        </w:r>
      </w:ins>
      <w:ins w:id="662" w:author="Daniel Kapitan" w:date="2025-02-28T10:46:00Z" w16du:dateUtc="2025-02-28T09:46:00Z">
        <w:r w:rsidR="00696DF9">
          <w:t>e</w:t>
        </w:r>
      </w:ins>
      <w:ins w:id="663" w:author="Daniel Kapitan" w:date="2025-02-28T10:38:00Z" w16du:dateUtc="2025-02-28T09:38:00Z">
        <w:r w:rsidR="00696DF9">
          <w:t xml:space="preserve"> history of how the DICOM imaging standard came to be is a good example how</w:t>
        </w:r>
      </w:ins>
      <w:ins w:id="664" w:author="Daniel Kapitan" w:date="2025-02-28T10:39:00Z" w16du:dateUtc="2025-02-28T09:39:00Z">
        <w:r w:rsidR="00696DF9">
          <w:t xml:space="preserve"> </w:t>
        </w:r>
      </w:ins>
      <w:ins w:id="665" w:author="Daniel Kapitan" w:date="2025-02-28T11:59:00Z" w16du:dateUtc="2025-02-28T10:59:00Z">
        <w:r w:rsidR="00604E99">
          <w:t>OSS</w:t>
        </w:r>
      </w:ins>
      <w:ins w:id="666" w:author="Daniel Kapitan" w:date="2025-02-28T10:39:00Z" w16du:dateUtc="2025-02-28T09:39:00Z">
        <w:r w:rsidR="00696DF9">
          <w:t xml:space="preserve"> development </w:t>
        </w:r>
      </w:ins>
      <w:ins w:id="667" w:author="Daniel Kapitan" w:date="2025-02-28T10:41:00Z" w16du:dateUtc="2025-02-28T09:41:00Z">
        <w:r w:rsidR="00696DF9">
          <w:t xml:space="preserve">was </w:t>
        </w:r>
      </w:ins>
      <w:ins w:id="668" w:author="Daniel Kapitan" w:date="2025-02-28T13:12:00Z" w16du:dateUtc="2025-02-28T12:12:00Z">
        <w:r w:rsidR="00D36561">
          <w:t>pi</w:t>
        </w:r>
      </w:ins>
      <w:ins w:id="669" w:author="Daniel Kapitan" w:date="2025-02-28T13:13:00Z" w16du:dateUtc="2025-02-28T12:13:00Z">
        <w:r w:rsidR="00D36561">
          <w:t xml:space="preserve">votal </w:t>
        </w:r>
      </w:ins>
      <w:ins w:id="670" w:author="Daniel Kapitan" w:date="2025-02-28T10:41:00Z" w16du:dateUtc="2025-02-28T09:41:00Z">
        <w:r w:rsidR="00696DF9">
          <w:t xml:space="preserve">in achieving </w:t>
        </w:r>
      </w:ins>
      <w:ins w:id="671" w:author="Daniel Kapitan" w:date="2025-02-28T10:39:00Z" w16du:dateUtc="2025-02-28T09:39:00Z">
        <w:r w:rsidR="00696DF9">
          <w:t xml:space="preserve">wide-scale </w:t>
        </w:r>
      </w:ins>
      <w:ins w:id="672" w:author="Daniel Kapitan" w:date="2025-02-28T10:46:00Z" w16du:dateUtc="2025-02-28T09:46:00Z">
        <w:r w:rsidR="00696DF9">
          <w:t>adoption of this standard</w:t>
        </w:r>
      </w:ins>
      <w:ins w:id="673" w:author="Daniel Kapitan" w:date="2025-02-28T10:39:00Z" w16du:dateUtc="2025-02-28T09:39:00Z">
        <w:r w:rsidR="00696DF9">
          <w:t xml:space="preserve"> [REF </w:t>
        </w:r>
        <w:r w:rsidR="00696DF9" w:rsidRPr="00696DF9">
          <w:t>erickson2005</w:t>
        </w:r>
        <w:proofErr w:type="gramStart"/>
        <w:r w:rsidR="00696DF9" w:rsidRPr="00696DF9">
          <w:t>role</w:t>
        </w:r>
      </w:ins>
      <w:ins w:id="674" w:author="Daniel Kapitan" w:date="2025-02-28T11:04:00Z" w16du:dateUtc="2025-02-28T10:04:00Z">
        <w:r w:rsidR="00CE3AFC">
          <w:t>;nagy</w:t>
        </w:r>
        <w:proofErr w:type="gramEnd"/>
        <w:r w:rsidR="00CE3AFC">
          <w:t>2007open</w:t>
        </w:r>
      </w:ins>
      <w:ins w:id="675" w:author="Daniel Kapitan" w:date="2025-02-28T10:39:00Z" w16du:dateUtc="2025-02-28T09:39:00Z">
        <w:r w:rsidR="00696DF9">
          <w:t>].</w:t>
        </w:r>
      </w:ins>
    </w:p>
    <w:p w14:paraId="0CB38740" w14:textId="7D489C9A" w:rsidR="00E86B8B" w:rsidRDefault="00E033BD">
      <w:pPr>
        <w:pStyle w:val="BodyText"/>
        <w:rPr>
          <w:ins w:id="676" w:author="Daniel Kapitan" w:date="2025-02-28T11:21:00Z" w16du:dateUtc="2025-02-28T10:21:00Z"/>
        </w:rPr>
      </w:pPr>
      <w:ins w:id="677" w:author="Daniel Kapitan" w:date="2025-02-28T10:49:00Z" w16du:dateUtc="2025-02-28T09:49:00Z">
        <w:r>
          <w:t xml:space="preserve">In contrast, </w:t>
        </w:r>
      </w:ins>
      <w:ins w:id="678" w:author="Daniel Kapitan" w:date="2025-02-28T10:52:00Z" w16du:dateUtc="2025-02-28T09:52:00Z">
        <w:r>
          <w:t xml:space="preserve">the </w:t>
        </w:r>
      </w:ins>
      <w:ins w:id="679" w:author="Daniel Kapitan" w:date="2025-02-28T10:51:00Z" w16du:dateUtc="2025-02-28T09:51:00Z">
        <w:r>
          <w:t xml:space="preserve">phenomena </w:t>
        </w:r>
      </w:ins>
      <w:ins w:id="680" w:author="Daniel Kapitan" w:date="2025-02-28T10:52:00Z" w16du:dateUtc="2025-02-28T09:52:00Z">
        <w:r>
          <w:t xml:space="preserve">of forking, fragmentation </w:t>
        </w:r>
      </w:ins>
      <w:ins w:id="681" w:author="Daniel Kapitan" w:date="2025-02-28T15:31:00Z" w16du:dateUtc="2025-02-28T14:31:00Z">
        <w:r w:rsidR="00805C59">
          <w:t>and</w:t>
        </w:r>
      </w:ins>
      <w:ins w:id="682" w:author="Daniel Kapitan" w:date="2025-02-28T10:52:00Z" w16du:dateUtc="2025-02-28T09:52:00Z">
        <w:r>
          <w:t xml:space="preserve"> splintering are known to hinder </w:t>
        </w:r>
      </w:ins>
      <w:ins w:id="683" w:author="Daniel Kapitan" w:date="2025-02-28T10:50:00Z" w16du:dateUtc="2025-02-28T09:50:00Z">
        <w:r>
          <w:t xml:space="preserve">an industry to consolidate towards a set of </w:t>
        </w:r>
      </w:ins>
      <w:ins w:id="684" w:author="Daniel Kapitan" w:date="2025-02-28T11:17:00Z" w16du:dateUtc="2025-02-28T10:17:00Z">
        <w:r w:rsidR="00304CFE">
          <w:t xml:space="preserve">open </w:t>
        </w:r>
      </w:ins>
      <w:ins w:id="685" w:author="Daniel Kapitan" w:date="2025-02-28T10:50:00Z" w16du:dateUtc="2025-02-28T09:50:00Z">
        <w:r>
          <w:t xml:space="preserve">standards </w:t>
        </w:r>
      </w:ins>
      <w:ins w:id="686" w:author="Daniel Kapitan" w:date="2025-02-27T10:10:00Z" w16du:dateUtc="2025-02-27T09:10:00Z">
        <w:r w:rsidR="00A034A6">
          <w:t xml:space="preserve">[REF </w:t>
        </w:r>
        <w:r w:rsidR="00A034A6">
          <w:fldChar w:fldCharType="begin"/>
        </w:r>
        <w:r w:rsidR="00A034A6">
          <w:instrText>HYPERLINK "</w:instrText>
        </w:r>
        <w:r w:rsidR="00A034A6" w:rsidRPr="00A034A6">
          <w:instrText>https://pubsonline.informs.org/doi/full/10.1287/stsc.2019.0094?casa_token=4N8-FpK5u8AAAAAA%3ACWmC79-Q01rudIecEXoGeM-QjgYvObNb4gt8qqG8YzC48_9DMalChgnCtxDBRV4WtD1it6ggtOs</w:instrText>
        </w:r>
        <w:r w:rsidR="00A034A6">
          <w:instrText>"</w:instrText>
        </w:r>
        <w:r w:rsidR="00A034A6">
          <w:fldChar w:fldCharType="separate"/>
        </w:r>
        <w:r w:rsidR="00A034A6" w:rsidRPr="002A409B">
          <w:rPr>
            <w:rStyle w:val="Hyperlink"/>
          </w:rPr>
          <w:t>https://pubsonline.informs.org/doi/full/10.1287/stsc.2019.0094?casa_token=4N8-FpK5u8AAAAAA%3ACWmC79-Q01rudIecEXoGeM-QjgYvObNb4gt8qqG8YzC48_9DMalChgnCtxDBRV4WtD1it6ggtOs</w:t>
        </w:r>
        <w:r w:rsidR="00A034A6">
          <w:fldChar w:fldCharType="end"/>
        </w:r>
        <w:r w:rsidR="00A034A6">
          <w:t xml:space="preserve">]. </w:t>
        </w:r>
      </w:ins>
      <w:ins w:id="687" w:author="Daniel Kapitan" w:date="2025-02-27T10:14:00Z" w16du:dateUtc="2025-02-27T09:14:00Z">
        <w:r w:rsidR="00A034A6">
          <w:t xml:space="preserve">Given the specific characteristics of data as an artefact, </w:t>
        </w:r>
      </w:ins>
      <w:ins w:id="688" w:author="Daniel Kapitan" w:date="2025-02-27T10:11:00Z" w16du:dateUtc="2025-02-27T09:11:00Z">
        <w:r w:rsidR="00A034A6">
          <w:t>fragmentation is</w:t>
        </w:r>
      </w:ins>
      <w:ins w:id="689" w:author="Daniel Kapitan" w:date="2025-02-27T10:17:00Z" w16du:dateUtc="2025-02-27T09:17:00Z">
        <w:r w:rsidR="00E86B8B">
          <w:t xml:space="preserve"> </w:t>
        </w:r>
      </w:ins>
      <w:ins w:id="690" w:author="Daniel Kapitan" w:date="2025-02-28T11:09:00Z" w16du:dateUtc="2025-02-28T10:09:00Z">
        <w:r w:rsidR="009C1874">
          <w:t xml:space="preserve">arguably </w:t>
        </w:r>
      </w:ins>
      <w:ins w:id="691" w:author="Daniel Kapitan" w:date="2025-02-27T10:17:00Z" w16du:dateUtc="2025-02-27T09:17:00Z">
        <w:r w:rsidR="00E86B8B">
          <w:t xml:space="preserve">the most relevant </w:t>
        </w:r>
      </w:ins>
      <w:ins w:id="692" w:author="Daniel Kapitan" w:date="2025-02-28T11:09:00Z" w16du:dateUtc="2025-02-28T10:09:00Z">
        <w:r w:rsidR="009C1874">
          <w:t>of these phenomena</w:t>
        </w:r>
      </w:ins>
      <w:ins w:id="693" w:author="Daniel Kapitan" w:date="2025-02-28T11:20:00Z" w16du:dateUtc="2025-02-28T10:20:00Z">
        <w:r w:rsidR="00304CFE">
          <w:t>. D</w:t>
        </w:r>
      </w:ins>
      <w:ins w:id="694" w:author="Daniel Kapitan" w:date="2025-02-27T10:18:00Z" w16du:dateUtc="2025-02-27T09:18:00Z">
        <w:r w:rsidR="00E86B8B">
          <w:t xml:space="preserve">e </w:t>
        </w:r>
        <w:proofErr w:type="spellStart"/>
        <w:r w:rsidR="00E86B8B">
          <w:t>Reuver</w:t>
        </w:r>
        <w:proofErr w:type="spellEnd"/>
        <w:r w:rsidR="00E86B8B">
          <w:t xml:space="preserve"> et al. expect </w:t>
        </w:r>
      </w:ins>
      <w:ins w:id="695" w:author="Daniel Kapitan" w:date="2025-02-28T11:21:00Z" w16du:dateUtc="2025-02-28T10:21:00Z">
        <w:r w:rsidR="00304CFE">
          <w:t>fragmentation</w:t>
        </w:r>
      </w:ins>
      <w:ins w:id="696" w:author="Daniel Kapitan" w:date="2025-02-27T10:18:00Z" w16du:dateUtc="2025-02-27T09:18:00Z">
        <w:r w:rsidR="00E86B8B">
          <w:t xml:space="preserve"> to persist </w:t>
        </w:r>
      </w:ins>
      <w:ins w:id="697" w:author="Daniel Kapitan" w:date="2025-02-28T11:09:00Z" w16du:dateUtc="2025-02-28T10:09:00Z">
        <w:r w:rsidR="009C1874">
          <w:t xml:space="preserve">for some time in the </w:t>
        </w:r>
      </w:ins>
      <w:ins w:id="698" w:author="Daniel Kapitan" w:date="2025-02-28T11:10:00Z" w16du:dateUtc="2025-02-28T10:10:00Z">
        <w:r w:rsidR="009C1874">
          <w:t>evolution</w:t>
        </w:r>
      </w:ins>
      <w:ins w:id="699" w:author="Daniel Kapitan" w:date="2025-02-28T11:09:00Z" w16du:dateUtc="2025-02-28T10:09:00Z">
        <w:r w:rsidR="009C1874">
          <w:t xml:space="preserve"> of </w:t>
        </w:r>
      </w:ins>
      <w:ins w:id="700" w:author="Daniel Kapitan" w:date="2025-02-27T10:39:00Z" w16du:dateUtc="2025-02-27T09:39:00Z">
        <w:r w:rsidR="00E50A75">
          <w:t>data platforms</w:t>
        </w:r>
      </w:ins>
      <w:ins w:id="701" w:author="Daniel Kapitan" w:date="2025-02-27T10:31:00Z" w16du:dateUtc="2025-02-27T09:31:00Z">
        <w:r w:rsidR="0025427A">
          <w:t xml:space="preserve"> </w:t>
        </w:r>
      </w:ins>
      <w:ins w:id="702" w:author="Daniel Kapitan" w:date="2025-02-28T11:10:00Z" w16du:dateUtc="2025-02-28T10:10:00Z">
        <w:r w:rsidR="009C1874">
          <w:t xml:space="preserve">and associated ecosystems </w:t>
        </w:r>
      </w:ins>
      <w:ins w:id="703" w:author="Daniel Kapitan" w:date="2025-02-27T10:31:00Z" w16du:dateUtc="2025-02-27T09:31:00Z">
        <w:r w:rsidR="0025427A">
          <w:t xml:space="preserve">[REF </w:t>
        </w:r>
      </w:ins>
      <w:ins w:id="704" w:author="Daniel Kapitan" w:date="2025-02-28T15:16:00Z" w16du:dateUtc="2025-02-28T14:16:00Z">
        <w:r w:rsidR="00A54DDB">
          <w:t xml:space="preserve">de </w:t>
        </w:r>
      </w:ins>
      <w:proofErr w:type="spellStart"/>
      <w:ins w:id="705" w:author="Daniel Kapitan" w:date="2025-02-27T10:31:00Z" w16du:dateUtc="2025-02-27T09:31:00Z">
        <w:r w:rsidR="0025427A">
          <w:t>Reuver</w:t>
        </w:r>
        <w:proofErr w:type="spellEnd"/>
        <w:r w:rsidR="0025427A">
          <w:t xml:space="preserve"> 2022]</w:t>
        </w:r>
      </w:ins>
      <w:ins w:id="706" w:author="Daniel Kapitan" w:date="2025-02-27T10:19:00Z" w16du:dateUtc="2025-02-27T09:19:00Z">
        <w:r w:rsidR="00E86B8B">
          <w:t>.</w:t>
        </w:r>
      </w:ins>
      <w:ins w:id="707" w:author="Daniel Kapitan" w:date="2025-02-28T10:53:00Z" w16du:dateUtc="2025-02-28T09:53:00Z">
        <w:r>
          <w:t xml:space="preserve"> The </w:t>
        </w:r>
      </w:ins>
      <w:ins w:id="708" w:author="Daniel Kapitan" w:date="2025-02-28T11:10:00Z" w16du:dateUtc="2025-02-28T10:10:00Z">
        <w:r w:rsidR="009C1874">
          <w:t xml:space="preserve">case </w:t>
        </w:r>
      </w:ins>
      <w:ins w:id="709" w:author="Daniel Kapitan" w:date="2025-02-27T10:22:00Z" w16du:dateUtc="2025-02-27T09:22:00Z">
        <w:r w:rsidR="00E86B8B">
          <w:t xml:space="preserve">of the Unix operating system </w:t>
        </w:r>
      </w:ins>
      <w:ins w:id="710" w:author="Daniel Kapitan" w:date="2025-02-27T10:34:00Z" w16du:dateUtc="2025-02-27T09:34:00Z">
        <w:r w:rsidR="0025427A">
          <w:t xml:space="preserve">is an interesting </w:t>
        </w:r>
      </w:ins>
      <w:ins w:id="711" w:author="Daniel Kapitan" w:date="2025-02-28T11:10:00Z" w16du:dateUtc="2025-02-28T10:10:00Z">
        <w:r w:rsidR="009C1874">
          <w:t xml:space="preserve">example </w:t>
        </w:r>
      </w:ins>
      <w:ins w:id="712" w:author="Daniel Kapitan" w:date="2025-02-28T10:53:00Z" w16du:dateUtc="2025-02-28T09:53:00Z">
        <w:r>
          <w:t xml:space="preserve">where fragmentation </w:t>
        </w:r>
      </w:ins>
      <w:ins w:id="713" w:author="Daniel Kapitan" w:date="2025-02-28T10:54:00Z" w16du:dateUtc="2025-02-28T09:54:00Z">
        <w:r>
          <w:t xml:space="preserve">hampered standardization, next to </w:t>
        </w:r>
      </w:ins>
      <w:ins w:id="714" w:author="Daniel Kapitan" w:date="2025-02-28T10:55:00Z" w16du:dateUtc="2025-02-28T09:55:00Z">
        <w:r>
          <w:t>market dynamics and issues related to intellectual property rights</w:t>
        </w:r>
      </w:ins>
      <w:ins w:id="715" w:author="Daniel Kapitan" w:date="2025-02-28T10:57:00Z" w16du:dateUtc="2025-02-28T09:57:00Z">
        <w:r>
          <w:t xml:space="preserve"> [REF Simcoe &amp; Watson]</w:t>
        </w:r>
      </w:ins>
      <w:ins w:id="716" w:author="Daniel Kapitan" w:date="2025-02-28T10:55:00Z" w16du:dateUtc="2025-02-28T09:55:00Z">
        <w:r>
          <w:t>.</w:t>
        </w:r>
      </w:ins>
    </w:p>
    <w:p w14:paraId="328FA577" w14:textId="6BA7947C" w:rsidR="004A1A11" w:rsidDel="0026272F" w:rsidRDefault="00304CFE" w:rsidP="00643B99">
      <w:pPr>
        <w:pStyle w:val="BodyText"/>
        <w:rPr>
          <w:ins w:id="717" w:author="Daniel Kapitan" w:date="2025-02-27T10:19:00Z" w16du:dateUtc="2025-02-27T09:19:00Z"/>
          <w:del w:id="718" w:author="Joost Holslag" w:date="2025-03-10T11:29:00Z" w16du:dateUtc="2025-03-10T10:29:00Z"/>
        </w:rPr>
      </w:pPr>
      <w:ins w:id="719" w:author="Daniel Kapitan" w:date="2025-02-28T11:21:00Z" w16du:dateUtc="2025-02-28T10:21:00Z">
        <w:r>
          <w:t xml:space="preserve">But even when </w:t>
        </w:r>
      </w:ins>
      <w:ins w:id="720" w:author="Daniel Kapitan" w:date="2025-02-28T11:59:00Z" w16du:dateUtc="2025-02-28T10:59:00Z">
        <w:r w:rsidR="00604E99">
          <w:t>OSS</w:t>
        </w:r>
      </w:ins>
      <w:ins w:id="721" w:author="Daniel Kapitan" w:date="2025-02-28T11:21:00Z" w16du:dateUtc="2025-02-28T10:21:00Z">
        <w:r>
          <w:t xml:space="preserve"> has successfully contributed to </w:t>
        </w:r>
      </w:ins>
      <w:ins w:id="722" w:author="Daniel Kapitan" w:date="2025-02-28T11:25:00Z" w16du:dateUtc="2025-02-28T10:25:00Z">
        <w:r>
          <w:t>‘tip’</w:t>
        </w:r>
      </w:ins>
      <w:ins w:id="723" w:author="Daniel Kapitan" w:date="2025-02-28T11:26:00Z" w16du:dateUtc="2025-02-28T10:26:00Z">
        <w:r>
          <w:t xml:space="preserve"> the healthcare industry to a set of </w:t>
        </w:r>
      </w:ins>
      <w:ins w:id="724" w:author="Daniel Kapitan" w:date="2025-02-28T11:22:00Z" w16du:dateUtc="2025-02-28T10:22:00Z">
        <w:r>
          <w:t>health data standards,</w:t>
        </w:r>
      </w:ins>
      <w:ins w:id="725" w:author="Daniel Kapitan" w:date="2025-02-28T11:26:00Z" w16du:dateUtc="2025-02-28T10:26:00Z">
        <w:r>
          <w:t xml:space="preserve"> issues remain regarding </w:t>
        </w:r>
        <w:r w:rsidRPr="00304CFE">
          <w:t>sustainability</w:t>
        </w:r>
      </w:ins>
      <w:ins w:id="726" w:author="Daniel Kapitan" w:date="2025-02-28T11:46:00Z" w16du:dateUtc="2025-02-28T10:46:00Z">
        <w:r w:rsidR="00FA39CE">
          <w:t xml:space="preserve"> of </w:t>
        </w:r>
      </w:ins>
      <w:ins w:id="727" w:author="Daniel Kapitan" w:date="2025-02-28T11:26:00Z" w16du:dateUtc="2025-02-28T10:26:00Z">
        <w:r w:rsidRPr="00304CFE">
          <w:t xml:space="preserve">the </w:t>
        </w:r>
      </w:ins>
      <w:ins w:id="728" w:author="Daniel Kapitan" w:date="2025-02-28T12:04:00Z" w16du:dateUtc="2025-02-28T11:04:00Z">
        <w:r w:rsidR="00E30E20">
          <w:t xml:space="preserve">OSS </w:t>
        </w:r>
      </w:ins>
      <w:ins w:id="729" w:author="Daniel Kapitan" w:date="2025-02-28T11:27:00Z" w16du:dateUtc="2025-02-28T10:27:00Z">
        <w:r>
          <w:t>ecosystem itself</w:t>
        </w:r>
      </w:ins>
      <w:ins w:id="730" w:author="Daniel Kapitan" w:date="2025-02-28T11:46:00Z" w16du:dateUtc="2025-02-28T10:46:00Z">
        <w:r w:rsidR="00FA39CE">
          <w:t xml:space="preserve">. </w:t>
        </w:r>
      </w:ins>
      <w:ins w:id="731" w:author="Daniel Kapitan" w:date="2025-02-28T13:25:00Z" w16du:dateUtc="2025-02-28T12:25:00Z">
        <w:r w:rsidR="00836CED">
          <w:t>The market dynamics and economics of OSS ecosystems differ considerably from industry to industry: sustainability of OSS in the context</w:t>
        </w:r>
      </w:ins>
      <w:ins w:id="732" w:author="Daniel Kapitan" w:date="2025-02-28T13:35:00Z" w16du:dateUtc="2025-02-28T12:35:00Z">
        <w:r w:rsidR="00DD0A48">
          <w:t xml:space="preserve"> of, say,</w:t>
        </w:r>
      </w:ins>
      <w:ins w:id="733" w:author="Daniel Kapitan" w:date="2025-02-28T13:25:00Z" w16du:dateUtc="2025-02-28T12:25:00Z">
        <w:r w:rsidR="00836CED">
          <w:t xml:space="preserve"> the cultural and scientific heritage </w:t>
        </w:r>
      </w:ins>
      <w:ins w:id="734" w:author="Daniel Kapitan" w:date="2025-02-28T13:35:00Z" w16du:dateUtc="2025-02-28T12:35:00Z">
        <w:r w:rsidR="00DD0A48">
          <w:t xml:space="preserve">sector </w:t>
        </w:r>
      </w:ins>
      <w:ins w:id="735" w:author="Daniel Kapitan" w:date="2025-02-28T13:25:00Z" w16du:dateUtc="2025-02-28T12:25:00Z">
        <w:r w:rsidR="00836CED">
          <w:t xml:space="preserve">will be different to the challenges of OSS projects that are used </w:t>
        </w:r>
      </w:ins>
      <w:ins w:id="736" w:author="Daniel Kapitan" w:date="2025-02-28T13:26:00Z" w16du:dateUtc="2025-02-28T12:26:00Z">
        <w:r w:rsidR="00836CED">
          <w:t xml:space="preserve">as mission-critical components </w:t>
        </w:r>
      </w:ins>
      <w:ins w:id="737" w:author="Daniel Kapitan" w:date="2025-02-28T13:36:00Z" w16du:dateUtc="2025-02-28T12:36:00Z">
        <w:r w:rsidR="00DD0A48">
          <w:t>of open digital infrastructure</w:t>
        </w:r>
      </w:ins>
      <w:ins w:id="738" w:author="Daniel Kapitan" w:date="2025-02-28T15:16:00Z" w16du:dateUtc="2025-02-28T14:16:00Z">
        <w:r w:rsidR="00A54DDB">
          <w:t>s</w:t>
        </w:r>
      </w:ins>
      <w:ins w:id="739" w:author="Daniel Kapitan" w:date="2025-02-28T13:36:00Z" w16du:dateUtc="2025-02-28T12:36:00Z">
        <w:r w:rsidR="00DD0A48">
          <w:t xml:space="preserve"> worldwide</w:t>
        </w:r>
      </w:ins>
      <w:ins w:id="740" w:author="Daniel Kapitan" w:date="2025-02-28T13:25:00Z" w16du:dateUtc="2025-02-28T12:25:00Z">
        <w:r w:rsidR="00836CED">
          <w:t xml:space="preserve">. </w:t>
        </w:r>
      </w:ins>
      <w:ins w:id="741" w:author="Daniel Kapitan" w:date="2025-02-28T13:35:00Z" w16du:dateUtc="2025-02-28T12:35:00Z">
        <w:r w:rsidR="00DD0A48">
          <w:t>In case of the latter,</w:t>
        </w:r>
      </w:ins>
      <w:ins w:id="742" w:author="Daniel Kapitan" w:date="2025-02-28T15:17:00Z" w16du:dateUtc="2025-02-28T14:17:00Z">
        <w:r w:rsidR="00A54DDB">
          <w:t xml:space="preserve"> underfunding is a critical issue and</w:t>
        </w:r>
      </w:ins>
      <w:ins w:id="743" w:author="Daniel Kapitan" w:date="2025-02-28T13:35:00Z" w16du:dateUtc="2025-02-28T12:35:00Z">
        <w:r w:rsidR="00DD0A48">
          <w:t xml:space="preserve"> </w:t>
        </w:r>
      </w:ins>
      <w:ins w:id="744" w:author="Daniel Kapitan" w:date="2025-02-28T11:50:00Z" w16du:dateUtc="2025-02-28T10:50:00Z">
        <w:r w:rsidR="004A1A11">
          <w:t xml:space="preserve">initiatives such as the German Sovereign Tech Agency </w:t>
        </w:r>
      </w:ins>
      <w:ins w:id="745" w:author="Daniel Kapitan" w:date="2025-02-28T13:35:00Z" w16du:dateUtc="2025-02-28T12:35:00Z">
        <w:r w:rsidR="00DD0A48">
          <w:t>have been launch</w:t>
        </w:r>
      </w:ins>
      <w:ins w:id="746" w:author="Daniel Kapitan" w:date="2025-02-28T13:36:00Z" w16du:dateUtc="2025-02-28T12:36:00Z">
        <w:r w:rsidR="00DD0A48">
          <w:t xml:space="preserve">ed to alleviate </w:t>
        </w:r>
      </w:ins>
      <w:ins w:id="747" w:author="Daniel Kapitan" w:date="2025-02-28T15:17:00Z" w16du:dateUtc="2025-02-28T14:17:00Z">
        <w:r w:rsidR="00A54DDB">
          <w:t xml:space="preserve">this </w:t>
        </w:r>
      </w:ins>
      <w:ins w:id="748" w:author="Daniel Kapitan" w:date="2025-02-28T11:51:00Z" w16du:dateUtc="2025-02-28T10:51:00Z">
        <w:r w:rsidR="004A1A11">
          <w:t xml:space="preserve">[REF: </w:t>
        </w:r>
        <w:r w:rsidR="004A1A11">
          <w:fldChar w:fldCharType="begin"/>
        </w:r>
        <w:r w:rsidR="004A1A11">
          <w:instrText>HYPERLINK "</w:instrText>
        </w:r>
        <w:r w:rsidR="004A1A11" w:rsidRPr="004A1A11">
          <w:instrText>https://www.sovereign.tech/</w:instrText>
        </w:r>
        <w:r w:rsidR="004A1A11">
          <w:instrText>"</w:instrText>
        </w:r>
        <w:r w:rsidR="004A1A11">
          <w:fldChar w:fldCharType="separate"/>
        </w:r>
        <w:r w:rsidR="004A1A11" w:rsidRPr="002A409B">
          <w:rPr>
            <w:rStyle w:val="Hyperlink"/>
          </w:rPr>
          <w:t>https://www.sovereign.tech/</w:t>
        </w:r>
        <w:r w:rsidR="004A1A11">
          <w:fldChar w:fldCharType="end"/>
        </w:r>
        <w:r w:rsidR="004A1A11">
          <w:t xml:space="preserve">]. </w:t>
        </w:r>
      </w:ins>
      <w:ins w:id="749" w:author="Daniel Kapitan" w:date="2025-02-28T13:37:00Z" w16du:dateUtc="2025-02-28T12:37:00Z">
        <w:r w:rsidR="00DD0A48">
          <w:t xml:space="preserve">In </w:t>
        </w:r>
      </w:ins>
      <w:ins w:id="750" w:author="Daniel Kapitan" w:date="2025-02-28T13:16:00Z" w16du:dateUtc="2025-02-28T12:16:00Z">
        <w:r w:rsidR="00D36561">
          <w:t>the context of open health data standards,</w:t>
        </w:r>
      </w:ins>
      <w:ins w:id="751" w:author="Daniel Kapitan" w:date="2025-02-28T13:37:00Z" w16du:dateUtc="2025-02-28T12:37:00Z">
        <w:r w:rsidR="00DD0A48">
          <w:t xml:space="preserve"> we believe that risk</w:t>
        </w:r>
      </w:ins>
      <w:ins w:id="752" w:author="Melle Sieswerda" w:date="2025-03-11T21:10:00Z" w16du:dateUtc="2025-03-11T20:10:00Z">
        <w:r w:rsidR="00BF0576">
          <w:t>s</w:t>
        </w:r>
      </w:ins>
      <w:ins w:id="753" w:author="Daniel Kapitan" w:date="2025-02-28T13:39:00Z" w16du:dateUtc="2025-02-28T12:39:00Z">
        <w:r w:rsidR="00DD0A48">
          <w:t xml:space="preserve"> related to underfunding are lower and </w:t>
        </w:r>
      </w:ins>
      <w:ins w:id="754" w:author="Daniel Kapitan" w:date="2025-02-28T15:17:00Z" w16du:dateUtc="2025-02-28T14:17:00Z">
        <w:r w:rsidR="00A54DDB">
          <w:t xml:space="preserve">more </w:t>
        </w:r>
      </w:ins>
      <w:ins w:id="755" w:author="Daniel Kapitan" w:date="2025-02-28T13:39:00Z" w16du:dateUtc="2025-02-28T12:39:00Z">
        <w:r w:rsidR="00DD0A48">
          <w:t xml:space="preserve">manageable. </w:t>
        </w:r>
      </w:ins>
      <w:ins w:id="756" w:author="Daniel Kapitan" w:date="2025-02-28T13:40:00Z" w16du:dateUtc="2025-02-28T12:40:00Z">
        <w:r w:rsidR="00DD0A48">
          <w:t xml:space="preserve">Within the digital health community there is </w:t>
        </w:r>
        <w:del w:id="757" w:author="Joost Holslag" w:date="2025-03-10T11:19:00Z" w16du:dateUtc="2025-03-10T10:19:00Z">
          <w:r w:rsidR="00DD0A48" w:rsidDel="00D87B89">
            <w:delText>already</w:delText>
          </w:r>
        </w:del>
      </w:ins>
      <w:ins w:id="758" w:author="Joost Holslag" w:date="2025-03-10T11:19:00Z" w16du:dateUtc="2025-03-10T10:19:00Z">
        <w:r w:rsidR="00D87B89">
          <w:t>a</w:t>
        </w:r>
      </w:ins>
      <w:ins w:id="759" w:author="Daniel Kapitan" w:date="2025-02-28T13:40:00Z" w16du:dateUtc="2025-02-28T12:40:00Z">
        <w:r w:rsidR="00DD0A48">
          <w:t xml:space="preserve"> range of commercial companies supporting </w:t>
        </w:r>
      </w:ins>
      <w:ins w:id="760" w:author="Daniel Kapitan" w:date="2025-02-28T13:41:00Z" w16du:dateUtc="2025-02-28T12:41:00Z">
        <w:r w:rsidR="00DD0A48">
          <w:t>the OSS projects and creating sustainable business from it using various business models</w:t>
        </w:r>
      </w:ins>
      <w:ins w:id="761" w:author="Daniel Kapitan" w:date="2025-02-28T13:42:00Z" w16du:dateUtc="2025-02-28T12:42:00Z">
        <w:r w:rsidR="00DD0A48">
          <w:t xml:space="preserve"> </w:t>
        </w:r>
        <w:del w:id="762" w:author="Joost Holslag" w:date="2025-03-10T11:19:00Z" w16du:dateUtc="2025-03-10T10:19:00Z">
          <w:r w:rsidR="00DD0A48" w:rsidDel="00CC077D">
            <w:delText>such as</w:delText>
          </w:r>
        </w:del>
      </w:ins>
      <w:ins w:id="763" w:author="Joost Holslag" w:date="2025-03-10T11:19:00Z" w16du:dateUtc="2025-03-10T10:19:00Z">
        <w:r w:rsidR="00CC077D">
          <w:t>like</w:t>
        </w:r>
      </w:ins>
      <w:ins w:id="764" w:author="Daniel Kapitan" w:date="2025-02-28T13:42:00Z" w16du:dateUtc="2025-02-28T12:42:00Z">
        <w:r w:rsidR="00DD0A48">
          <w:t xml:space="preserve"> offering support contracts, split licensing</w:t>
        </w:r>
      </w:ins>
      <w:ins w:id="765" w:author="Daniel Kapitan" w:date="2025-02-28T13:43:00Z" w16du:dateUtc="2025-02-28T12:43:00Z">
        <w:r w:rsidR="00DD0A48">
          <w:t xml:space="preserve"> and complementary closed source products [REF </w:t>
        </w:r>
      </w:ins>
      <w:ins w:id="766" w:author="Daniel Kapitan" w:date="2025-02-28T13:45:00Z" w16du:dateUtc="2025-02-28T12:45:00Z">
        <w:r w:rsidR="00DD0A48">
          <w:t xml:space="preserve">chang2007open]. </w:t>
        </w:r>
      </w:ins>
      <w:ins w:id="767" w:author="Daniel Kapitan" w:date="2025-02-28T13:51:00Z" w16du:dateUtc="2025-02-28T12:51:00Z">
        <w:r w:rsidR="00BF689E">
          <w:t xml:space="preserve">Regarding the dynamics of </w:t>
        </w:r>
        <w:r w:rsidR="00BF689E">
          <w:lastRenderedPageBreak/>
          <w:t>forking and fragmentation mentioned earlier, we</w:t>
        </w:r>
      </w:ins>
      <w:ins w:id="768" w:author="Daniel Kapitan" w:date="2025-02-28T13:52:00Z" w16du:dateUtc="2025-02-28T12:52:00Z">
        <w:r w:rsidR="00BF689E">
          <w:t xml:space="preserve"> </w:t>
        </w:r>
      </w:ins>
      <w:ins w:id="769" w:author="Daniel Kapitan" w:date="2025-02-28T13:55:00Z" w16du:dateUtc="2025-02-28T12:55:00Z">
        <w:r w:rsidR="00643B99">
          <w:t xml:space="preserve">feel that </w:t>
        </w:r>
      </w:ins>
      <w:ins w:id="770" w:author="Daniel Kapitan" w:date="2025-02-28T13:56:00Z" w16du:dateUtc="2025-02-28T12:56:00Z">
        <w:r w:rsidR="00643B99">
          <w:t xml:space="preserve">code </w:t>
        </w:r>
      </w:ins>
      <w:ins w:id="771" w:author="Daniel Kapitan" w:date="2025-02-28T13:55:00Z" w16du:dateUtc="2025-02-28T12:55:00Z">
        <w:r w:rsidR="00643B99">
          <w:t>forking</w:t>
        </w:r>
      </w:ins>
      <w:ins w:id="772" w:author="Daniel Kapitan" w:date="2025-02-28T13:56:00Z" w16du:dateUtc="2025-02-28T12:56:00Z">
        <w:r w:rsidR="00643B99">
          <w:t xml:space="preserve"> on balance has a net positive effect on long-term sustainability of OSS at the level of the software itself, the community and the ecosystem</w:t>
        </w:r>
      </w:ins>
      <w:ins w:id="773" w:author="Daniel Kapitan" w:date="2025-02-28T13:57:00Z" w16du:dateUtc="2025-02-28T12:57:00Z">
        <w:r w:rsidR="00643B99">
          <w:t xml:space="preserve"> </w:t>
        </w:r>
      </w:ins>
      <w:ins w:id="774" w:author="Daniel Kapitan" w:date="2025-02-28T13:52:00Z" w16du:dateUtc="2025-02-28T12:52:00Z">
        <w:r w:rsidR="00BF689E">
          <w:t>[</w:t>
        </w:r>
      </w:ins>
      <w:ins w:id="775" w:author="Daniel Kapitan" w:date="2025-02-28T15:18:00Z" w16du:dateUtc="2025-02-28T14:18:00Z">
        <w:r w:rsidR="00A54DDB">
          <w:t xml:space="preserve">REF </w:t>
        </w:r>
      </w:ins>
      <w:ins w:id="776" w:author="Daniel Kapitan" w:date="2025-02-28T13:52:00Z" w16du:dateUtc="2025-02-28T12:52:00Z">
        <w:r w:rsidR="00BF689E">
          <w:t>nyman2013code]</w:t>
        </w:r>
        <w:r w:rsidR="00BF689E" w:rsidRPr="00304CFE">
          <w:t>.</w:t>
        </w:r>
      </w:ins>
    </w:p>
    <w:p w14:paraId="65813A25" w14:textId="77777777" w:rsidR="000C0722" w:rsidDel="00643B99" w:rsidRDefault="000C0722">
      <w:pPr>
        <w:pStyle w:val="BodyText"/>
        <w:rPr>
          <w:del w:id="777" w:author="Daniel Kapitan" w:date="2025-02-28T13:57:00Z" w16du:dateUtc="2025-02-28T12:57:00Z"/>
        </w:rPr>
      </w:pPr>
    </w:p>
    <w:p w14:paraId="21897494" w14:textId="77777777" w:rsidR="00A513EA" w:rsidRDefault="00432E7F">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w:t>
      </w:r>
      <w:proofErr w:type="gramStart"/>
      <w:r>
        <w:t>as a means to</w:t>
      </w:r>
      <w:proofErr w:type="gramEnd"/>
      <w:r>
        <w:t xml:space="preserve">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p w14:paraId="314A0F22" w14:textId="77777777" w:rsidR="00A513EA" w:rsidRDefault="00432E7F">
      <w:pPr>
        <w:pStyle w:val="Heading2"/>
      </w:pPr>
      <w:bookmarkStart w:id="778" w:name="authors-contributions"/>
      <w:bookmarkEnd w:id="490"/>
      <w:r>
        <w:t>Authors’ Contributions</w:t>
      </w:r>
    </w:p>
    <w:p w14:paraId="01335C21" w14:textId="77777777" w:rsidR="00A513EA" w:rsidRDefault="00432E7F">
      <w:pPr>
        <w:pStyle w:val="FirstParagraph"/>
      </w:pPr>
      <w:r>
        <w:t>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p w14:paraId="58B8F9A8" w14:textId="1E87DAB8" w:rsidR="00316B97" w:rsidRDefault="00316B97" w:rsidP="00316B97">
      <w:pPr>
        <w:pStyle w:val="Heading2"/>
        <w:rPr>
          <w:ins w:id="779" w:author="Daniel Kapitan" w:date="2025-02-25T13:10:00Z" w16du:dateUtc="2025-02-25T12:10:00Z"/>
        </w:rPr>
      </w:pPr>
      <w:bookmarkStart w:id="780" w:name="conflicts-of-interests"/>
      <w:bookmarkEnd w:id="778"/>
      <w:ins w:id="781" w:author="Daniel Kapitan" w:date="2025-02-25T13:11:00Z" w16du:dateUtc="2025-02-25T12:11:00Z">
        <w:r>
          <w:t>Acknowledgements</w:t>
        </w:r>
      </w:ins>
    </w:p>
    <w:p w14:paraId="4B4E8F20" w14:textId="541378ED" w:rsidR="00316B97" w:rsidRDefault="00316B97" w:rsidP="00316B97">
      <w:pPr>
        <w:pStyle w:val="FirstParagraph"/>
        <w:rPr>
          <w:ins w:id="782" w:author="Daniel Kapitan" w:date="2025-02-25T13:10:00Z" w16du:dateUtc="2025-02-25T12:10:00Z"/>
        </w:rPr>
      </w:pPr>
      <w:ins w:id="783" w:author="Daniel Kapitan" w:date="2025-02-25T13:11:00Z" w16du:dateUtc="2025-02-25T12:11:00Z">
        <w:r>
          <w:t xml:space="preserve">The </w:t>
        </w:r>
      </w:ins>
      <w:ins w:id="784" w:author="Daniel Kapitan" w:date="2025-02-28T15:19:00Z" w16du:dateUtc="2025-02-28T14:19:00Z">
        <w:r w:rsidR="00A54DDB">
          <w:t>authors</w:t>
        </w:r>
      </w:ins>
      <w:ins w:id="785" w:author="Daniel Kapitan" w:date="2025-02-25T13:11:00Z" w16du:dateUtc="2025-02-25T12:11:00Z">
        <w:r>
          <w:t xml:space="preserve"> thankfully acknowledge Joost Holslag for his feedback and </w:t>
        </w:r>
      </w:ins>
      <w:ins w:id="786" w:author="Daniel Kapitan" w:date="2025-02-26T17:12:00Z" w16du:dateUtc="2025-02-26T16:12:00Z">
        <w:r w:rsidR="0086016F">
          <w:t xml:space="preserve">discussion </w:t>
        </w:r>
      </w:ins>
      <w:ins w:id="787" w:author="Daniel Kapitan" w:date="2025-02-25T13:12:00Z" w16du:dateUtc="2025-02-25T12:12:00Z">
        <w:r>
          <w:t>on openEHR.</w:t>
        </w:r>
      </w:ins>
    </w:p>
    <w:p w14:paraId="18712416" w14:textId="77777777" w:rsidR="00316B97" w:rsidRDefault="00316B97">
      <w:pPr>
        <w:pStyle w:val="Heading2"/>
        <w:rPr>
          <w:ins w:id="788" w:author="Daniel Kapitan" w:date="2025-02-25T13:10:00Z" w16du:dateUtc="2025-02-25T12:10:00Z"/>
        </w:rPr>
      </w:pPr>
    </w:p>
    <w:p w14:paraId="2A620A1F" w14:textId="31A4C047" w:rsidR="00A513EA" w:rsidRDefault="00432E7F">
      <w:pPr>
        <w:pStyle w:val="Heading2"/>
      </w:pPr>
      <w:r>
        <w:t>Conflicts of interests</w:t>
      </w:r>
    </w:p>
    <w:p w14:paraId="0E2B2095" w14:textId="77777777" w:rsidR="00A513EA" w:rsidRDefault="00432E7F">
      <w:pPr>
        <w:pStyle w:val="FirstParagraph"/>
      </w:pPr>
      <w:r>
        <w:t xml:space="preserve">DK received funding from </w:t>
      </w:r>
      <w:proofErr w:type="spellStart"/>
      <w:r>
        <w:t>PharmAccess</w:t>
      </w:r>
      <w:proofErr w:type="spellEnd"/>
      <w:r>
        <w:t xml:space="preserve"> as a contractor to conduct the work on LMICs reported here. MB/Ona is the core developer of the open-source OpenSRP 2 framework.</w:t>
      </w:r>
    </w:p>
    <w:p w14:paraId="278DA087" w14:textId="77777777" w:rsidR="00A513EA" w:rsidRDefault="00432E7F">
      <w:pPr>
        <w:pStyle w:val="Heading2"/>
      </w:pPr>
      <w:bookmarkStart w:id="789" w:name="abbreviations"/>
      <w:bookmarkEnd w:id="780"/>
      <w:r>
        <w:lastRenderedPageBreak/>
        <w:t>Abbreviations</w:t>
      </w:r>
    </w:p>
    <w:p w14:paraId="7F541333" w14:textId="0B1C666F" w:rsidR="00A513EA" w:rsidRPr="006E759F" w:rsidRDefault="0056325D">
      <w:pPr>
        <w:pStyle w:val="FirstParagraph"/>
      </w:pPr>
      <w:ins w:id="790" w:author="Daniel Kapitan" w:date="2025-02-25T12:33:00Z" w16du:dateUtc="2025-02-25T11:33:00Z">
        <w:r w:rsidRPr="006E759F">
          <w:t xml:space="preserve">ACID: </w:t>
        </w:r>
        <w:r w:rsidRPr="006E759F">
          <w:rPr>
            <w:rFonts w:cs="Arial"/>
            <w:shd w:val="clear" w:color="auto" w:fill="FFFFFF"/>
            <w:rPrChange w:id="791" w:author="Bart-Jan Verhoeff" w:date="2025-03-10T08:36:00Z" w16du:dateUtc="2025-03-10T07:36:00Z">
              <w:rPr>
                <w:rFonts w:ascii="Arial" w:hAnsi="Arial" w:cs="Arial"/>
                <w:color w:val="474747"/>
                <w:sz w:val="21"/>
                <w:szCs w:val="21"/>
                <w:shd w:val="clear" w:color="auto" w:fill="FFFFFF"/>
              </w:rPr>
            </w:rPrChange>
          </w:rPr>
          <w:t xml:space="preserve">Atomicity, Consistency, Isolation, Durability </w:t>
        </w:r>
      </w:ins>
      <w:r w:rsidRPr="006E759F">
        <w:t xml:space="preserve">API: Application Programming Interface EHDS: European Health Data Space EHR: Electronic Health Record ELT: Extract, Load, Transform FAIR: Findability, Accessibility, Interoperability, and Reusability FHIR: Fast Healthcare Interoperability Resources FL: Federated Learning Full-STAC: Concept that advocates for open standards, open technology, open architecture and open content GSM: Global System for Mobile Communications HIE: Health Information Exchange HL7: Health Level 7 LMIC: Low and middle-income countries ML: Machine Learning OHDSI: Observational Health Data Sciences and Informatics OMOP: Observational Medical Outcomes Partnership </w:t>
      </w:r>
      <w:ins w:id="792" w:author="Daniel Kapitan" w:date="2025-02-28T12:16:00Z" w16du:dateUtc="2025-02-28T11:16:00Z">
        <w:r w:rsidR="000C65BA" w:rsidRPr="006E759F">
          <w:t xml:space="preserve">OSS: Open-Source Software </w:t>
        </w:r>
      </w:ins>
      <w:r w:rsidRPr="006E759F">
        <w:t>SHR: Shared Health Record REST: representational state transfer TCP/IP: Transmission Control Protocol/Internet Protocol</w:t>
      </w:r>
    </w:p>
    <w:p w14:paraId="57717DE7" w14:textId="77777777" w:rsidR="00A513EA" w:rsidRDefault="00432E7F">
      <w:pPr>
        <w:pStyle w:val="Heading1"/>
      </w:pPr>
      <w:bookmarkStart w:id="793" w:name="bibliography"/>
      <w:bookmarkEnd w:id="789"/>
      <w:r>
        <w:t>References</w:t>
      </w:r>
    </w:p>
    <w:p w14:paraId="37F7FE6E" w14:textId="77777777" w:rsidR="00A513EA" w:rsidRDefault="00432E7F">
      <w:pPr>
        <w:pStyle w:val="Bibliography"/>
      </w:pPr>
      <w:bookmarkStart w:id="794" w:name="ref-tsafnat2024converge"/>
      <w:bookmarkStart w:id="795" w:name="refs"/>
      <w:r>
        <w:t xml:space="preserve">1. </w:t>
      </w:r>
      <w:r>
        <w:tab/>
      </w:r>
      <w:proofErr w:type="spellStart"/>
      <w:r>
        <w:t>Tsafnat</w:t>
      </w:r>
      <w:proofErr w:type="spellEnd"/>
      <w:r>
        <w:t xml:space="preserve"> G, </w:t>
      </w:r>
      <w:proofErr w:type="spellStart"/>
      <w:r>
        <w:t>Dunscombe</w:t>
      </w:r>
      <w:proofErr w:type="spellEnd"/>
      <w:r>
        <w:t xml:space="preserve"> R, Gabriel D, Grieve G, Reich C. Converge or Collide? Making Sense of a Plethora of Open Data Standards in Health Care. </w:t>
      </w:r>
      <w:r>
        <w:rPr>
          <w:i/>
          <w:iCs/>
        </w:rPr>
        <w:t>Journal of Medical Internet Research</w:t>
      </w:r>
      <w:r>
        <w:t>. 2024;26(1</w:t>
      </w:r>
      <w:proofErr w:type="gramStart"/>
      <w:r>
        <w:t>):e</w:t>
      </w:r>
      <w:proofErr w:type="gramEnd"/>
      <w:r>
        <w:t>55779. doi:</w:t>
      </w:r>
      <w:hyperlink r:id="rId20">
        <w:r w:rsidR="00A513EA">
          <w:rPr>
            <w:rStyle w:val="Hyperlink"/>
          </w:rPr>
          <w:t>10.2196/55779</w:t>
        </w:r>
      </w:hyperlink>
    </w:p>
    <w:p w14:paraId="3FE890F0" w14:textId="77777777" w:rsidR="00A513EA" w:rsidRDefault="00432E7F">
      <w:pPr>
        <w:pStyle w:val="Bibliography"/>
      </w:pPr>
      <w:bookmarkStart w:id="796" w:name="ref-dereuver2018digital"/>
      <w:bookmarkEnd w:id="794"/>
      <w:r>
        <w:t xml:space="preserve">2. </w:t>
      </w:r>
      <w:r>
        <w:tab/>
        <w:t xml:space="preserve">de </w:t>
      </w:r>
      <w:proofErr w:type="spellStart"/>
      <w:r>
        <w:t>Reuver</w:t>
      </w:r>
      <w:proofErr w:type="spellEnd"/>
      <w:r>
        <w:t xml:space="preserve"> M, </w:t>
      </w:r>
      <w:proofErr w:type="spellStart"/>
      <w:r>
        <w:t>Sørensen</w:t>
      </w:r>
      <w:proofErr w:type="spellEnd"/>
      <w:r>
        <w:t xml:space="preserve"> C, </w:t>
      </w:r>
      <w:proofErr w:type="spellStart"/>
      <w:r>
        <w:t>Basole</w:t>
      </w:r>
      <w:proofErr w:type="spellEnd"/>
      <w:r>
        <w:t xml:space="preserve"> RC. The Digital Platform: A Research Agenda. </w:t>
      </w:r>
      <w:r>
        <w:rPr>
          <w:i/>
          <w:iCs/>
        </w:rPr>
        <w:t>Journal of Information Technology</w:t>
      </w:r>
      <w:r>
        <w:t>. 2018;33(2):124-135. doi:</w:t>
      </w:r>
      <w:hyperlink r:id="rId21">
        <w:r w:rsidR="00A513EA">
          <w:rPr>
            <w:rStyle w:val="Hyperlink"/>
          </w:rPr>
          <w:t>10.1057/s41265-016-0033-3</w:t>
        </w:r>
      </w:hyperlink>
    </w:p>
    <w:p w14:paraId="580D0BE5" w14:textId="77777777" w:rsidR="00A513EA" w:rsidRDefault="00432E7F">
      <w:pPr>
        <w:pStyle w:val="Bibliography"/>
      </w:pPr>
      <w:bookmarkStart w:id="797" w:name="ref-keller2021paradox"/>
      <w:bookmarkEnd w:id="796"/>
      <w:r>
        <w:t xml:space="preserve">3. </w:t>
      </w:r>
      <w:r>
        <w:tab/>
        <w:t xml:space="preserve">Keller P, Tarkowski A. The Paradox of Open. </w:t>
      </w:r>
      <w:r>
        <w:rPr>
          <w:i/>
          <w:iCs/>
        </w:rPr>
        <w:t>Open Future</w:t>
      </w:r>
      <w:r>
        <w:t xml:space="preserve">. Published online March 5, 2021. Accessed March 25, 2024. </w:t>
      </w:r>
      <w:hyperlink r:id="rId22">
        <w:r w:rsidR="00A513EA">
          <w:rPr>
            <w:rStyle w:val="Hyperlink"/>
          </w:rPr>
          <w:t>https://openfuture.pubpub.org/pub/paradox-of-open/release/1</w:t>
        </w:r>
      </w:hyperlink>
    </w:p>
    <w:p w14:paraId="078E3FB0" w14:textId="77777777" w:rsidR="00A513EA" w:rsidRDefault="00432E7F">
      <w:pPr>
        <w:pStyle w:val="Bibliography"/>
      </w:pPr>
      <w:bookmarkStart w:id="798" w:name="ref-estrin2010health"/>
      <w:bookmarkEnd w:id="797"/>
      <w:r>
        <w:t xml:space="preserve">4. </w:t>
      </w:r>
      <w:r>
        <w:tab/>
        <w:t xml:space="preserve">Estrin D, Sim I. Health care delivery. Open mHealth architecture: An engine for health care innovation. </w:t>
      </w:r>
      <w:r>
        <w:rPr>
          <w:i/>
          <w:iCs/>
        </w:rPr>
        <w:t>Science</w:t>
      </w:r>
      <w:r>
        <w:t>. 2010;330(6005):759-760. doi:</w:t>
      </w:r>
      <w:hyperlink r:id="rId23">
        <w:r w:rsidR="00A513EA">
          <w:rPr>
            <w:rStyle w:val="Hyperlink"/>
          </w:rPr>
          <w:t>10.1126/science.1196187</w:t>
        </w:r>
      </w:hyperlink>
    </w:p>
    <w:p w14:paraId="772E0133" w14:textId="77777777" w:rsidR="00A513EA" w:rsidRDefault="00432E7F">
      <w:pPr>
        <w:pStyle w:val="Bibliography"/>
      </w:pPr>
      <w:bookmarkStart w:id="799" w:name="ref-beck2019hourglass"/>
      <w:bookmarkEnd w:id="798"/>
      <w:r>
        <w:t xml:space="preserve">5. </w:t>
      </w:r>
      <w:r>
        <w:tab/>
        <w:t xml:space="preserve">Beck M. On the hourglass model. </w:t>
      </w:r>
      <w:r>
        <w:rPr>
          <w:i/>
          <w:iCs/>
        </w:rPr>
        <w:t>Communications of the ACM</w:t>
      </w:r>
      <w:r>
        <w:t>. 2019;62(7):48-57. doi:</w:t>
      </w:r>
      <w:hyperlink r:id="rId24">
        <w:r w:rsidR="00A513EA">
          <w:rPr>
            <w:rStyle w:val="Hyperlink"/>
          </w:rPr>
          <w:t>10.1145/3274770</w:t>
        </w:r>
      </w:hyperlink>
    </w:p>
    <w:p w14:paraId="3AF0FF8F" w14:textId="77777777" w:rsidR="00A513EA" w:rsidRDefault="00432E7F">
      <w:pPr>
        <w:pStyle w:val="Bibliography"/>
      </w:pPr>
      <w:bookmarkStart w:id="800" w:name="ref-dereuver2022openness"/>
      <w:bookmarkEnd w:id="799"/>
      <w:r>
        <w:t xml:space="preserve">6. </w:t>
      </w:r>
      <w:r>
        <w:tab/>
        <w:t xml:space="preserve">de </w:t>
      </w:r>
      <w:proofErr w:type="spellStart"/>
      <w:r>
        <w:t>Reuver</w:t>
      </w:r>
      <w:proofErr w:type="spellEnd"/>
      <w:r>
        <w:t xml:space="preserve"> M, </w:t>
      </w:r>
      <w:proofErr w:type="spellStart"/>
      <w:r>
        <w:t>Ofe</w:t>
      </w:r>
      <w:proofErr w:type="spellEnd"/>
      <w:r>
        <w:t xml:space="preserve"> H, </w:t>
      </w:r>
      <w:proofErr w:type="spellStart"/>
      <w:r>
        <w:t>Agahari</w:t>
      </w:r>
      <w:proofErr w:type="spellEnd"/>
      <w:r>
        <w:t xml:space="preserve"> W, Abbas AE, </w:t>
      </w:r>
      <w:proofErr w:type="spellStart"/>
      <w:r>
        <w:t>Zuiderwijk</w:t>
      </w:r>
      <w:proofErr w:type="spellEnd"/>
      <w:r>
        <w:t xml:space="preserve"> A. The openness of data platforms: A research agenda. In: </w:t>
      </w:r>
      <w:r>
        <w:rPr>
          <w:i/>
          <w:iCs/>
        </w:rPr>
        <w:t>Proceedings of the 1st International Workshop on Data Economy</w:t>
      </w:r>
      <w:r>
        <w:t>. DE ’22. Association for Computing Machinery; 2022:34-41. doi:</w:t>
      </w:r>
      <w:hyperlink r:id="rId25">
        <w:r w:rsidR="00A513EA">
          <w:rPr>
            <w:rStyle w:val="Hyperlink"/>
          </w:rPr>
          <w:t>10.1145/3565011.3569056</w:t>
        </w:r>
      </w:hyperlink>
    </w:p>
    <w:p w14:paraId="4A88D85B" w14:textId="77777777" w:rsidR="00A513EA" w:rsidRDefault="00432E7F">
      <w:pPr>
        <w:pStyle w:val="Bibliography"/>
      </w:pPr>
      <w:bookmarkStart w:id="801" w:name="ref-reynolds2011open"/>
      <w:bookmarkEnd w:id="800"/>
      <w:r>
        <w:t xml:space="preserve">7. </w:t>
      </w:r>
      <w:r>
        <w:tab/>
        <w:t xml:space="preserve">Reynolds CJ, Wyatt JC. Open Source, Open Standards, and Health Care Information Systems. </w:t>
      </w:r>
      <w:r>
        <w:rPr>
          <w:i/>
          <w:iCs/>
        </w:rPr>
        <w:t>Journal of Medical Internet Research</w:t>
      </w:r>
      <w:r>
        <w:t>. 2011;13(1</w:t>
      </w:r>
      <w:proofErr w:type="gramStart"/>
      <w:r>
        <w:t>):e</w:t>
      </w:r>
      <w:proofErr w:type="gramEnd"/>
      <w:r>
        <w:t>1521. doi:</w:t>
      </w:r>
      <w:hyperlink r:id="rId26">
        <w:r w:rsidR="00A513EA">
          <w:rPr>
            <w:rStyle w:val="Hyperlink"/>
          </w:rPr>
          <w:t>10.2196/jmir.1521</w:t>
        </w:r>
      </w:hyperlink>
    </w:p>
    <w:p w14:paraId="7EE0F8DE" w14:textId="77777777" w:rsidR="00A513EA" w:rsidRDefault="00432E7F">
      <w:pPr>
        <w:pStyle w:val="Bibliography"/>
      </w:pPr>
      <w:bookmarkStart w:id="802" w:name="ref-wikipedia-gsm"/>
      <w:bookmarkEnd w:id="801"/>
      <w:r>
        <w:t xml:space="preserve">8. </w:t>
      </w:r>
      <w:r>
        <w:tab/>
        <w:t xml:space="preserve">GSM. In: </w:t>
      </w:r>
      <w:r>
        <w:rPr>
          <w:i/>
          <w:iCs/>
        </w:rPr>
        <w:t>Wikipedia</w:t>
      </w:r>
      <w:r>
        <w:t xml:space="preserve">.; 2024. Accessed September 20, 2024. </w:t>
      </w:r>
      <w:hyperlink r:id="rId27">
        <w:r w:rsidR="00A513EA">
          <w:rPr>
            <w:rStyle w:val="Hyperlink"/>
          </w:rPr>
          <w:t>https://en.wikipedia.org/w/index.php?title=GSM&amp;oldid=1245675274</w:t>
        </w:r>
      </w:hyperlink>
    </w:p>
    <w:p w14:paraId="17B84660" w14:textId="77777777" w:rsidR="00A513EA" w:rsidRDefault="00432E7F">
      <w:pPr>
        <w:pStyle w:val="Bibliography"/>
      </w:pPr>
      <w:bookmarkStart w:id="803" w:name="ref-hl72024state"/>
      <w:bookmarkEnd w:id="802"/>
      <w:r>
        <w:t xml:space="preserve">9. </w:t>
      </w:r>
      <w:r>
        <w:tab/>
      </w:r>
      <w:r>
        <w:rPr>
          <w:i/>
          <w:iCs/>
        </w:rPr>
        <w:t>The State of FHIR 2024 Survey Results</w:t>
      </w:r>
      <w:r>
        <w:t xml:space="preserve">. HL7; 2024. Accessed April 4, 2024. </w:t>
      </w:r>
      <w:hyperlink r:id="rId28">
        <w:r w:rsidR="00A513EA">
          <w:rPr>
            <w:rStyle w:val="Hyperlink"/>
          </w:rPr>
          <w:t>https://www.hl7.org/documentcenter/public/white-papers/2024%20StateofFHIRSurveyResults_final.pdf</w:t>
        </w:r>
      </w:hyperlink>
    </w:p>
    <w:p w14:paraId="13708FBE" w14:textId="77777777" w:rsidR="00A513EA" w:rsidRDefault="00432E7F">
      <w:pPr>
        <w:pStyle w:val="Bibliography"/>
      </w:pPr>
      <w:bookmarkStart w:id="804" w:name="ref-carmo2024d22"/>
      <w:bookmarkEnd w:id="803"/>
      <w:r>
        <w:lastRenderedPageBreak/>
        <w:t xml:space="preserve">10. </w:t>
      </w:r>
      <w:r>
        <w:tab/>
        <w:t xml:space="preserve">Carmo A, Martins H. </w:t>
      </w:r>
      <w:r>
        <w:rPr>
          <w:i/>
          <w:iCs/>
        </w:rPr>
        <w:t>D2.2 - EHRxF in a Nutshell-WP2-ISCTE</w:t>
      </w:r>
      <w:r>
        <w:t xml:space="preserve">.; 2024. </w:t>
      </w:r>
      <w:hyperlink r:id="rId29">
        <w:r w:rsidR="00A513EA">
          <w:rPr>
            <w:rStyle w:val="Hyperlink"/>
          </w:rPr>
          <w:t>https://ehr-exchange-format.eu/wp-content/uploads/2024/10/D2.2-v20240704-EHRxF-in-a-Nutshell-WP2-ISCTE.pdf</w:t>
        </w:r>
      </w:hyperlink>
    </w:p>
    <w:p w14:paraId="60472EB5" w14:textId="77777777" w:rsidR="00A513EA" w:rsidRDefault="00432E7F">
      <w:pPr>
        <w:pStyle w:val="Bibliography"/>
      </w:pPr>
      <w:bookmarkStart w:id="805" w:name="ref-firely2023fhir"/>
      <w:bookmarkEnd w:id="804"/>
      <w:r>
        <w:t xml:space="preserve">11. </w:t>
      </w:r>
      <w:r>
        <w:tab/>
      </w:r>
      <w:proofErr w:type="spellStart"/>
      <w:r>
        <w:t>Firely</w:t>
      </w:r>
      <w:proofErr w:type="spellEnd"/>
      <w:r>
        <w:t xml:space="preserve">. </w:t>
      </w:r>
      <w:r>
        <w:rPr>
          <w:i/>
          <w:iCs/>
        </w:rPr>
        <w:t>FHIR in US Healthcare Regulations</w:t>
      </w:r>
      <w:r>
        <w:t xml:space="preserve">.; 2023. Accessed May 30, 2024. </w:t>
      </w:r>
      <w:hyperlink r:id="rId30">
        <w:r w:rsidR="00A513EA">
          <w:rPr>
            <w:rStyle w:val="Hyperlink"/>
          </w:rPr>
          <w:t>https://simplifier.net/organization/firely/news/153</w:t>
        </w:r>
      </w:hyperlink>
    </w:p>
    <w:p w14:paraId="25D7C8EC" w14:textId="77777777" w:rsidR="00A513EA" w:rsidRDefault="00432E7F">
      <w:pPr>
        <w:pStyle w:val="Bibliography"/>
      </w:pPr>
      <w:bookmarkStart w:id="806" w:name="ref-india2020national"/>
      <w:bookmarkEnd w:id="805"/>
      <w:r>
        <w:t xml:space="preserve">12. </w:t>
      </w:r>
      <w:r>
        <w:tab/>
      </w:r>
      <w:r>
        <w:rPr>
          <w:i/>
          <w:iCs/>
        </w:rPr>
        <w:t>National Digital Health Mission</w:t>
      </w:r>
      <w:r>
        <w:t>. India National Health Authority; 2020.</w:t>
      </w:r>
    </w:p>
    <w:p w14:paraId="6243C02D" w14:textId="77777777" w:rsidR="00A513EA" w:rsidRDefault="00432E7F">
      <w:pPr>
        <w:pStyle w:val="Bibliography"/>
      </w:pPr>
      <w:bookmarkStart w:id="807" w:name="ref-2023hcx"/>
      <w:bookmarkEnd w:id="806"/>
      <w:r>
        <w:t xml:space="preserve">13. </w:t>
      </w:r>
      <w:r>
        <w:tab/>
      </w:r>
      <w:r>
        <w:rPr>
          <w:i/>
          <w:iCs/>
        </w:rPr>
        <w:t>HCX Protocol V0.9</w:t>
      </w:r>
      <w:r>
        <w:t xml:space="preserve">.; 2023. Accessed September 18, 2024. </w:t>
      </w:r>
      <w:hyperlink r:id="rId31">
        <w:r w:rsidR="00A513EA">
          <w:rPr>
            <w:rStyle w:val="Hyperlink"/>
          </w:rPr>
          <w:t>http://hcxprotocol.io/</w:t>
        </w:r>
      </w:hyperlink>
    </w:p>
    <w:p w14:paraId="5C307243" w14:textId="77777777" w:rsidR="00A513EA" w:rsidRDefault="00432E7F">
      <w:pPr>
        <w:pStyle w:val="Bibliography"/>
      </w:pPr>
      <w:bookmarkStart w:id="808" w:name="ref-tilahun2023african"/>
      <w:bookmarkEnd w:id="807"/>
      <w:r>
        <w:t xml:space="preserve">14. </w:t>
      </w:r>
      <w:r>
        <w:tab/>
      </w:r>
      <w:proofErr w:type="spellStart"/>
      <w:r>
        <w:t>Tilahun</w:t>
      </w:r>
      <w:proofErr w:type="spellEnd"/>
      <w:r>
        <w:t xml:space="preserve"> B, </w:t>
      </w:r>
      <w:proofErr w:type="spellStart"/>
      <w:r>
        <w:t>Mamuye</w:t>
      </w:r>
      <w:proofErr w:type="spellEnd"/>
      <w:r>
        <w:t xml:space="preserve"> A, </w:t>
      </w:r>
      <w:proofErr w:type="spellStart"/>
      <w:r>
        <w:t>Yilma</w:t>
      </w:r>
      <w:proofErr w:type="spellEnd"/>
      <w:r>
        <w:t xml:space="preserve"> T, Shehata Y. </w:t>
      </w:r>
      <w:r>
        <w:rPr>
          <w:i/>
          <w:iCs/>
        </w:rPr>
        <w:t>African Union Health Information Exchange Guidelines and Standards</w:t>
      </w:r>
      <w:r>
        <w:t>.; 2023.</w:t>
      </w:r>
    </w:p>
    <w:p w14:paraId="499C4E1B" w14:textId="77777777" w:rsidR="00A513EA" w:rsidRDefault="00432E7F">
      <w:pPr>
        <w:pStyle w:val="Bibliography"/>
      </w:pPr>
      <w:bookmarkStart w:id="809" w:name="ref-mehl2023fullstac"/>
      <w:bookmarkEnd w:id="808"/>
      <w:r w:rsidRPr="00627589">
        <w:rPr>
          <w:lang w:val="nl-NL"/>
          <w:rPrChange w:id="810" w:author="Daniel Kapitan" w:date="2025-02-25T11:23:00Z" w16du:dateUtc="2025-02-25T10:23:00Z">
            <w:rPr/>
          </w:rPrChange>
        </w:rPr>
        <w:t xml:space="preserve">15. </w:t>
      </w:r>
      <w:r w:rsidRPr="00627589">
        <w:rPr>
          <w:lang w:val="nl-NL"/>
          <w:rPrChange w:id="811" w:author="Daniel Kapitan" w:date="2025-02-25T11:23:00Z" w16du:dateUtc="2025-02-25T10:23:00Z">
            <w:rPr/>
          </w:rPrChange>
        </w:rPr>
        <w:tab/>
      </w:r>
      <w:proofErr w:type="spellStart"/>
      <w:r w:rsidRPr="00627589">
        <w:rPr>
          <w:lang w:val="nl-NL"/>
          <w:rPrChange w:id="812" w:author="Daniel Kapitan" w:date="2025-02-25T11:23:00Z" w16du:dateUtc="2025-02-25T10:23:00Z">
            <w:rPr/>
          </w:rPrChange>
        </w:rPr>
        <w:t>Mehl</w:t>
      </w:r>
      <w:proofErr w:type="spellEnd"/>
      <w:r w:rsidRPr="00627589">
        <w:rPr>
          <w:lang w:val="nl-NL"/>
          <w:rPrChange w:id="813" w:author="Daniel Kapitan" w:date="2025-02-25T11:23:00Z" w16du:dateUtc="2025-02-25T10:23:00Z">
            <w:rPr/>
          </w:rPrChange>
        </w:rPr>
        <w:t xml:space="preserve"> GL, </w:t>
      </w:r>
      <w:proofErr w:type="spellStart"/>
      <w:r w:rsidRPr="00627589">
        <w:rPr>
          <w:lang w:val="nl-NL"/>
          <w:rPrChange w:id="814" w:author="Daniel Kapitan" w:date="2025-02-25T11:23:00Z" w16du:dateUtc="2025-02-25T10:23:00Z">
            <w:rPr/>
          </w:rPrChange>
        </w:rPr>
        <w:t>Seneviratne</w:t>
      </w:r>
      <w:proofErr w:type="spellEnd"/>
      <w:r w:rsidRPr="00627589">
        <w:rPr>
          <w:lang w:val="nl-NL"/>
          <w:rPrChange w:id="815" w:author="Daniel Kapitan" w:date="2025-02-25T11:23:00Z" w16du:dateUtc="2025-02-25T10:23:00Z">
            <w:rPr/>
          </w:rPrChange>
        </w:rPr>
        <w:t xml:space="preserve"> MG, Berg ML, et al. </w:t>
      </w:r>
      <w:r>
        <w:t xml:space="preserve">A full-STAC remedy for global digital health transformation: Open standards, technologies, architectures and content. </w:t>
      </w:r>
      <w:r>
        <w:rPr>
          <w:i/>
          <w:iCs/>
        </w:rPr>
        <w:t>Oxford Open Digital Health</w:t>
      </w:r>
      <w:r>
        <w:t>. 2023;</w:t>
      </w:r>
      <w:proofErr w:type="gramStart"/>
      <w:r>
        <w:t>1:oqad</w:t>
      </w:r>
      <w:proofErr w:type="gramEnd"/>
      <w:r>
        <w:t>018. doi:</w:t>
      </w:r>
      <w:hyperlink r:id="rId32">
        <w:r w:rsidR="00A513EA">
          <w:rPr>
            <w:rStyle w:val="Hyperlink"/>
          </w:rPr>
          <w:t>10.1093/</w:t>
        </w:r>
        <w:proofErr w:type="spellStart"/>
        <w:r w:rsidR="00A513EA">
          <w:rPr>
            <w:rStyle w:val="Hyperlink"/>
          </w:rPr>
          <w:t>oodh</w:t>
        </w:r>
        <w:proofErr w:type="spellEnd"/>
        <w:r w:rsidR="00A513EA">
          <w:rPr>
            <w:rStyle w:val="Hyperlink"/>
          </w:rPr>
          <w:t>/oqad018</w:t>
        </w:r>
      </w:hyperlink>
    </w:p>
    <w:p w14:paraId="0C6D2C84" w14:textId="77777777" w:rsidR="00A513EA" w:rsidRDefault="00432E7F">
      <w:pPr>
        <w:pStyle w:val="Bibliography"/>
      </w:pPr>
      <w:bookmarkStart w:id="816" w:name="ref-mandl2020push"/>
      <w:bookmarkEnd w:id="809"/>
      <w:r>
        <w:t xml:space="preserve">16. </w:t>
      </w:r>
      <w:r>
        <w:tab/>
        <w:t xml:space="preserve">Mandl KD, Gottlieb D, Mandel JC, et al. </w:t>
      </w:r>
      <w:proofErr w:type="gramStart"/>
      <w:r>
        <w:t>Push Button</w:t>
      </w:r>
      <w:proofErr w:type="gramEnd"/>
      <w:r>
        <w:t xml:space="preserve"> Population Health: The SMART/HL7 FHIR Bulk Data Access Application Programming Interface. </w:t>
      </w:r>
      <w:proofErr w:type="spellStart"/>
      <w:r>
        <w:rPr>
          <w:i/>
          <w:iCs/>
        </w:rPr>
        <w:t>npj</w:t>
      </w:r>
      <w:proofErr w:type="spellEnd"/>
      <w:r>
        <w:rPr>
          <w:i/>
          <w:iCs/>
        </w:rPr>
        <w:t xml:space="preserve"> Digital Medicine</w:t>
      </w:r>
      <w:r>
        <w:t>. 2020;3(1):1-9. doi:</w:t>
      </w:r>
      <w:hyperlink r:id="rId33">
        <w:r w:rsidR="00A513EA">
          <w:rPr>
            <w:rStyle w:val="Hyperlink"/>
          </w:rPr>
          <w:t>10.1038/s41746-020-00358-4</w:t>
        </w:r>
      </w:hyperlink>
    </w:p>
    <w:p w14:paraId="53517B19" w14:textId="77777777" w:rsidR="00A513EA" w:rsidRDefault="00432E7F">
      <w:pPr>
        <w:pStyle w:val="Bibliography"/>
      </w:pPr>
      <w:bookmarkStart w:id="817" w:name="ref-jones2021landscape"/>
      <w:bookmarkEnd w:id="816"/>
      <w:r>
        <w:t xml:space="preserve">17. </w:t>
      </w:r>
      <w:r>
        <w:tab/>
        <w:t xml:space="preserve">Jones J, Gottlieb D, Mandel JC, et al. A landscape survey of planned SMART/HL7 bulk FHIR data access API implementations and tools. </w:t>
      </w:r>
      <w:r>
        <w:rPr>
          <w:i/>
          <w:iCs/>
        </w:rPr>
        <w:t>Journal of the American Medical Informatics Association</w:t>
      </w:r>
      <w:r>
        <w:t>. 2021;28(6):1284-1287. doi:</w:t>
      </w:r>
      <w:hyperlink r:id="rId34">
        <w:r w:rsidR="00A513EA">
          <w:rPr>
            <w:rStyle w:val="Hyperlink"/>
          </w:rPr>
          <w:t>10.1093/</w:t>
        </w:r>
        <w:proofErr w:type="spellStart"/>
        <w:r w:rsidR="00A513EA">
          <w:rPr>
            <w:rStyle w:val="Hyperlink"/>
          </w:rPr>
          <w:t>jamia</w:t>
        </w:r>
        <w:proofErr w:type="spellEnd"/>
        <w:r w:rsidR="00A513EA">
          <w:rPr>
            <w:rStyle w:val="Hyperlink"/>
          </w:rPr>
          <w:t>/ocab028</w:t>
        </w:r>
      </w:hyperlink>
    </w:p>
    <w:p w14:paraId="77EC624B" w14:textId="77777777" w:rsidR="00A513EA" w:rsidRDefault="00432E7F">
      <w:pPr>
        <w:pStyle w:val="Bibliography"/>
      </w:pPr>
      <w:bookmarkStart w:id="818" w:name="ref-sql-on-fhir-v2"/>
      <w:bookmarkEnd w:id="817"/>
      <w:r>
        <w:t xml:space="preserve">18. </w:t>
      </w:r>
      <w:r>
        <w:tab/>
      </w:r>
      <w:r>
        <w:rPr>
          <w:i/>
          <w:iCs/>
        </w:rPr>
        <w:t>SQL on FHIR V2.0.0-Pre</w:t>
      </w:r>
      <w:r>
        <w:t xml:space="preserve">. Accessed September 20, 2024. </w:t>
      </w:r>
      <w:hyperlink r:id="rId35">
        <w:r w:rsidR="00A513EA">
          <w:rPr>
            <w:rStyle w:val="Hyperlink"/>
          </w:rPr>
          <w:t>https://build.fhir.org/ig/FHIR/sql-on-fhir-v2/</w:t>
        </w:r>
      </w:hyperlink>
    </w:p>
    <w:p w14:paraId="4283CCE2" w14:textId="77777777" w:rsidR="00A513EA" w:rsidRDefault="00432E7F">
      <w:pPr>
        <w:pStyle w:val="Bibliography"/>
      </w:pPr>
      <w:bookmarkStart w:id="819" w:name="ref-fhir-implementations"/>
      <w:bookmarkEnd w:id="818"/>
      <w:r>
        <w:t xml:space="preserve">19. </w:t>
      </w:r>
      <w:r>
        <w:tab/>
        <w:t xml:space="preserve">FHIR </w:t>
      </w:r>
      <w:proofErr w:type="gramStart"/>
      <w:r>
        <w:t>Open Source</w:t>
      </w:r>
      <w:proofErr w:type="gramEnd"/>
      <w:r>
        <w:t xml:space="preserve"> Implementations. September 20, 2024. Accessed September 20, 2024. </w:t>
      </w:r>
      <w:hyperlink r:id="rId36">
        <w:r w:rsidR="00A513EA">
          <w:rPr>
            <w:rStyle w:val="Hyperlink"/>
          </w:rPr>
          <w:t>https://confluence.hl7.org/display/FHIR/Open+Source+Implementations</w:t>
        </w:r>
      </w:hyperlink>
    </w:p>
    <w:p w14:paraId="5557DAAF" w14:textId="77777777" w:rsidR="00A513EA" w:rsidRDefault="00432E7F">
      <w:pPr>
        <w:pStyle w:val="Bibliography"/>
      </w:pPr>
      <w:bookmarkStart w:id="820" w:name="ref-ohdsi-implementations"/>
      <w:bookmarkEnd w:id="819"/>
      <w:r>
        <w:t xml:space="preserve">20. </w:t>
      </w:r>
      <w:r>
        <w:tab/>
        <w:t xml:space="preserve">Software Tools – OHDSI. Accessed September 20, 2024. </w:t>
      </w:r>
      <w:hyperlink r:id="rId37">
        <w:r w:rsidR="00A513EA">
          <w:rPr>
            <w:rStyle w:val="Hyperlink"/>
          </w:rPr>
          <w:t>https://www.ohdsi.org/software-tools/</w:t>
        </w:r>
      </w:hyperlink>
    </w:p>
    <w:p w14:paraId="266D4A96" w14:textId="77777777" w:rsidR="00A513EA" w:rsidRDefault="00432E7F">
      <w:pPr>
        <w:pStyle w:val="Bibliography"/>
      </w:pPr>
      <w:bookmarkStart w:id="821" w:name="ref-openehr-implementations"/>
      <w:bookmarkEnd w:id="820"/>
      <w:r>
        <w:t xml:space="preserve">21. </w:t>
      </w:r>
      <w:r>
        <w:tab/>
        <w:t xml:space="preserve">Beale SH Thomas. openEHR Platform. Accessed September 20, 2024. </w:t>
      </w:r>
      <w:hyperlink r:id="rId38">
        <w:r w:rsidR="00A513EA">
          <w:rPr>
            <w:rStyle w:val="Hyperlink"/>
          </w:rPr>
          <w:t>https://openehr.org/products_tools/platform/</w:t>
        </w:r>
      </w:hyperlink>
    </w:p>
    <w:p w14:paraId="49D31C42" w14:textId="77777777" w:rsidR="00A513EA" w:rsidRPr="00C55B5A" w:rsidRDefault="00432E7F">
      <w:pPr>
        <w:pStyle w:val="Bibliography"/>
        <w:rPr>
          <w:lang w:val="nl-NL"/>
          <w:rPrChange w:id="822" w:author="Melle Sieswerda" w:date="2025-03-11T09:13:00Z" w16du:dateUtc="2025-03-11T08:13:00Z">
            <w:rPr/>
          </w:rPrChange>
        </w:rPr>
      </w:pPr>
      <w:bookmarkStart w:id="823" w:name="ref-ehrbase"/>
      <w:bookmarkEnd w:id="821"/>
      <w:r>
        <w:t xml:space="preserve">22. </w:t>
      </w:r>
      <w:r>
        <w:tab/>
      </w:r>
      <w:proofErr w:type="spellStart"/>
      <w:r>
        <w:t>EHRbase</w:t>
      </w:r>
      <w:proofErr w:type="spellEnd"/>
      <w:r>
        <w:t xml:space="preserve"> 2.0 website. Published online March 19, 2024. Accessed September 20, 2024. </w:t>
      </w:r>
      <w:r w:rsidR="00A513EA">
        <w:fldChar w:fldCharType="begin"/>
      </w:r>
      <w:r w:rsidR="00A513EA">
        <w:instrText>HYPERLINK "https://www.ehrbase.org/" \h</w:instrText>
      </w:r>
      <w:r w:rsidR="00A513EA">
        <w:fldChar w:fldCharType="separate"/>
      </w:r>
      <w:r w:rsidR="00A513EA" w:rsidRPr="00C55B5A">
        <w:rPr>
          <w:rStyle w:val="Hyperlink"/>
          <w:lang w:val="nl-NL"/>
          <w:rPrChange w:id="824" w:author="Melle Sieswerda" w:date="2025-03-11T09:13:00Z" w16du:dateUtc="2025-03-11T08:13:00Z">
            <w:rPr>
              <w:rStyle w:val="Hyperlink"/>
            </w:rPr>
          </w:rPrChange>
        </w:rPr>
        <w:t>https://www.ehrbase.org/</w:t>
      </w:r>
      <w:r w:rsidR="00A513EA">
        <w:fldChar w:fldCharType="end"/>
      </w:r>
    </w:p>
    <w:p w14:paraId="42EFD98E" w14:textId="77777777" w:rsidR="00A513EA" w:rsidRDefault="00432E7F">
      <w:pPr>
        <w:pStyle w:val="Bibliography"/>
      </w:pPr>
      <w:bookmarkStart w:id="825" w:name="ref-rieke2020future"/>
      <w:bookmarkEnd w:id="823"/>
      <w:r w:rsidRPr="00627589">
        <w:rPr>
          <w:lang w:val="nl-NL"/>
          <w:rPrChange w:id="826" w:author="Daniel Kapitan" w:date="2025-02-25T11:23:00Z" w16du:dateUtc="2025-02-25T10:23:00Z">
            <w:rPr/>
          </w:rPrChange>
        </w:rPr>
        <w:t xml:space="preserve">23. </w:t>
      </w:r>
      <w:r w:rsidRPr="00627589">
        <w:rPr>
          <w:lang w:val="nl-NL"/>
          <w:rPrChange w:id="827" w:author="Daniel Kapitan" w:date="2025-02-25T11:23:00Z" w16du:dateUtc="2025-02-25T10:23:00Z">
            <w:rPr/>
          </w:rPrChange>
        </w:rPr>
        <w:tab/>
      </w:r>
      <w:proofErr w:type="spellStart"/>
      <w:r w:rsidRPr="00627589">
        <w:rPr>
          <w:lang w:val="nl-NL"/>
          <w:rPrChange w:id="828" w:author="Daniel Kapitan" w:date="2025-02-25T11:23:00Z" w16du:dateUtc="2025-02-25T10:23:00Z">
            <w:rPr/>
          </w:rPrChange>
        </w:rPr>
        <w:t>Rieke</w:t>
      </w:r>
      <w:proofErr w:type="spellEnd"/>
      <w:r w:rsidRPr="00627589">
        <w:rPr>
          <w:lang w:val="nl-NL"/>
          <w:rPrChange w:id="829" w:author="Daniel Kapitan" w:date="2025-02-25T11:23:00Z" w16du:dateUtc="2025-02-25T10:23:00Z">
            <w:rPr/>
          </w:rPrChange>
        </w:rPr>
        <w:t xml:space="preserve"> N, </w:t>
      </w:r>
      <w:proofErr w:type="spellStart"/>
      <w:r w:rsidRPr="00627589">
        <w:rPr>
          <w:lang w:val="nl-NL"/>
          <w:rPrChange w:id="830" w:author="Daniel Kapitan" w:date="2025-02-25T11:23:00Z" w16du:dateUtc="2025-02-25T10:23:00Z">
            <w:rPr/>
          </w:rPrChange>
        </w:rPr>
        <w:t>Hancox</w:t>
      </w:r>
      <w:proofErr w:type="spellEnd"/>
      <w:r w:rsidRPr="00627589">
        <w:rPr>
          <w:lang w:val="nl-NL"/>
          <w:rPrChange w:id="831" w:author="Daniel Kapitan" w:date="2025-02-25T11:23:00Z" w16du:dateUtc="2025-02-25T10:23:00Z">
            <w:rPr/>
          </w:rPrChange>
        </w:rPr>
        <w:t xml:space="preserve"> J, Li W, et al. </w:t>
      </w:r>
      <w:r>
        <w:t xml:space="preserve">The future of digital health with federated learning. </w:t>
      </w:r>
      <w:proofErr w:type="spellStart"/>
      <w:r>
        <w:rPr>
          <w:i/>
          <w:iCs/>
        </w:rPr>
        <w:t>npj</w:t>
      </w:r>
      <w:proofErr w:type="spellEnd"/>
      <w:r>
        <w:rPr>
          <w:i/>
          <w:iCs/>
        </w:rPr>
        <w:t xml:space="preserve"> Digit Med</w:t>
      </w:r>
      <w:r>
        <w:t>. 2020;3(1, 1):1-7. doi:</w:t>
      </w:r>
      <w:hyperlink r:id="rId39">
        <w:r w:rsidR="00A513EA">
          <w:rPr>
            <w:rStyle w:val="Hyperlink"/>
          </w:rPr>
          <w:t>10.1038/s41746-020-00323-1</w:t>
        </w:r>
      </w:hyperlink>
    </w:p>
    <w:p w14:paraId="067A04AA" w14:textId="77777777" w:rsidR="00A513EA" w:rsidRPr="00627589" w:rsidRDefault="00432E7F">
      <w:pPr>
        <w:pStyle w:val="Bibliography"/>
        <w:rPr>
          <w:lang w:val="nl-NL"/>
          <w:rPrChange w:id="832" w:author="Daniel Kapitan" w:date="2025-02-25T11:23:00Z" w16du:dateUtc="2025-02-25T10:23:00Z">
            <w:rPr/>
          </w:rPrChange>
        </w:rPr>
      </w:pPr>
      <w:bookmarkStart w:id="833" w:name="ref-teo2024federated"/>
      <w:bookmarkEnd w:id="825"/>
      <w:r w:rsidRPr="00627589">
        <w:rPr>
          <w:lang w:val="nl-NL"/>
          <w:rPrChange w:id="834" w:author="Daniel Kapitan" w:date="2025-02-25T11:23:00Z" w16du:dateUtc="2025-02-25T10:23:00Z">
            <w:rPr/>
          </w:rPrChange>
        </w:rPr>
        <w:t xml:space="preserve">24. </w:t>
      </w:r>
      <w:r w:rsidRPr="00627589">
        <w:rPr>
          <w:lang w:val="nl-NL"/>
          <w:rPrChange w:id="835" w:author="Daniel Kapitan" w:date="2025-02-25T11:23:00Z" w16du:dateUtc="2025-02-25T10:23:00Z">
            <w:rPr/>
          </w:rPrChange>
        </w:rPr>
        <w:tab/>
        <w:t xml:space="preserve">Teo ZL, Jin L, Liu N, et al. </w:t>
      </w:r>
      <w:r>
        <w:t xml:space="preserve">Federated machine learning in healthcare: A systematic review on clinical applications and technical architecture. </w:t>
      </w:r>
      <w:r w:rsidRPr="00627589">
        <w:rPr>
          <w:i/>
          <w:iCs/>
          <w:lang w:val="nl-NL"/>
          <w:rPrChange w:id="836" w:author="Daniel Kapitan" w:date="2025-02-25T11:23:00Z" w16du:dateUtc="2025-02-25T10:23:00Z">
            <w:rPr>
              <w:i/>
              <w:iCs/>
            </w:rPr>
          </w:rPrChange>
        </w:rPr>
        <w:t>Cell Reports Medicine</w:t>
      </w:r>
      <w:r w:rsidRPr="00627589">
        <w:rPr>
          <w:lang w:val="nl-NL"/>
          <w:rPrChange w:id="837" w:author="Daniel Kapitan" w:date="2025-02-25T11:23:00Z" w16du:dateUtc="2025-02-25T10:23:00Z">
            <w:rPr/>
          </w:rPrChange>
        </w:rPr>
        <w:t xml:space="preserve">. 2024;5(2):101419. </w:t>
      </w:r>
      <w:proofErr w:type="gramStart"/>
      <w:r w:rsidRPr="00627589">
        <w:rPr>
          <w:lang w:val="nl-NL"/>
          <w:rPrChange w:id="838" w:author="Daniel Kapitan" w:date="2025-02-25T11:23:00Z" w16du:dateUtc="2025-02-25T10:23:00Z">
            <w:rPr/>
          </w:rPrChange>
        </w:rPr>
        <w:t>doi</w:t>
      </w:r>
      <w:proofErr w:type="gramEnd"/>
      <w:r w:rsidRPr="00627589">
        <w:rPr>
          <w:lang w:val="nl-NL"/>
          <w:rPrChange w:id="839" w:author="Daniel Kapitan" w:date="2025-02-25T11:23:00Z" w16du:dateUtc="2025-02-25T10:23:00Z">
            <w:rPr/>
          </w:rPrChange>
        </w:rPr>
        <w:t>:</w:t>
      </w:r>
      <w:r>
        <w:fldChar w:fldCharType="begin"/>
      </w:r>
      <w:r w:rsidRPr="00627589">
        <w:rPr>
          <w:lang w:val="nl-NL"/>
          <w:rPrChange w:id="840" w:author="Daniel Kapitan" w:date="2025-02-25T11:23:00Z" w16du:dateUtc="2025-02-25T10:23:00Z">
            <w:rPr/>
          </w:rPrChange>
        </w:rPr>
        <w:instrText>HYPERLINK "https://doi.org/10.1016/j.xcrm.2024.101419" \h</w:instrText>
      </w:r>
      <w:r>
        <w:fldChar w:fldCharType="separate"/>
      </w:r>
      <w:r w:rsidRPr="00627589">
        <w:rPr>
          <w:rStyle w:val="Hyperlink"/>
          <w:lang w:val="nl-NL"/>
          <w:rPrChange w:id="841" w:author="Daniel Kapitan" w:date="2025-02-25T11:23:00Z" w16du:dateUtc="2025-02-25T10:23:00Z">
            <w:rPr>
              <w:rStyle w:val="Hyperlink"/>
            </w:rPr>
          </w:rPrChange>
        </w:rPr>
        <w:t>10.1016/j.xcrm.2024.101419</w:t>
      </w:r>
      <w:r>
        <w:fldChar w:fldCharType="end"/>
      </w:r>
    </w:p>
    <w:p w14:paraId="1211ACB3" w14:textId="77777777" w:rsidR="00A513EA" w:rsidRPr="00C55B5A" w:rsidRDefault="00432E7F">
      <w:pPr>
        <w:pStyle w:val="Bibliography"/>
        <w:rPr>
          <w:lang w:val="nl-NL"/>
          <w:rPrChange w:id="842" w:author="Melle Sieswerda" w:date="2025-03-11T09:13:00Z" w16du:dateUtc="2025-03-11T08:13:00Z">
            <w:rPr/>
          </w:rPrChange>
        </w:rPr>
      </w:pPr>
      <w:bookmarkStart w:id="843" w:name="ref-plugin"/>
      <w:bookmarkEnd w:id="833"/>
      <w:r w:rsidRPr="00627589">
        <w:rPr>
          <w:lang w:val="nl-NL"/>
          <w:rPrChange w:id="844" w:author="Daniel Kapitan" w:date="2025-02-25T11:23:00Z" w16du:dateUtc="2025-02-25T10:23:00Z">
            <w:rPr/>
          </w:rPrChange>
        </w:rPr>
        <w:lastRenderedPageBreak/>
        <w:t xml:space="preserve">25. </w:t>
      </w:r>
      <w:r w:rsidRPr="00627589">
        <w:rPr>
          <w:lang w:val="nl-NL"/>
          <w:rPrChange w:id="845" w:author="Daniel Kapitan" w:date="2025-02-25T11:23:00Z" w16du:dateUtc="2025-02-25T10:23:00Z">
            <w:rPr/>
          </w:rPrChange>
        </w:rPr>
        <w:tab/>
        <w:t xml:space="preserve">PLUGIN – Platform voor Uitwisseling en Hergebruik van Klinische Data Nederland. </w:t>
      </w:r>
      <w:proofErr w:type="spellStart"/>
      <w:r w:rsidRPr="00C55B5A">
        <w:rPr>
          <w:lang w:val="nl-NL"/>
          <w:rPrChange w:id="846" w:author="Melle Sieswerda" w:date="2025-03-11T09:13:00Z" w16du:dateUtc="2025-03-11T08:13:00Z">
            <w:rPr/>
          </w:rPrChange>
        </w:rPr>
        <w:t>Accessed</w:t>
      </w:r>
      <w:proofErr w:type="spellEnd"/>
      <w:r w:rsidRPr="00C55B5A">
        <w:rPr>
          <w:lang w:val="nl-NL"/>
          <w:rPrChange w:id="847" w:author="Melle Sieswerda" w:date="2025-03-11T09:13:00Z" w16du:dateUtc="2025-03-11T08:13:00Z">
            <w:rPr/>
          </w:rPrChange>
        </w:rPr>
        <w:t xml:space="preserve"> September 21, 2024. </w:t>
      </w:r>
      <w:r w:rsidR="00A513EA">
        <w:fldChar w:fldCharType="begin"/>
      </w:r>
      <w:r w:rsidR="00A513EA" w:rsidRPr="00C55B5A">
        <w:rPr>
          <w:lang w:val="nl-NL"/>
          <w:rPrChange w:id="848" w:author="Melle Sieswerda" w:date="2025-03-11T09:13:00Z" w16du:dateUtc="2025-03-11T08:13:00Z">
            <w:rPr/>
          </w:rPrChange>
        </w:rPr>
        <w:instrText>HYPERLINK "https://plugin.healthcare/" \h</w:instrText>
      </w:r>
      <w:r w:rsidR="00A513EA">
        <w:fldChar w:fldCharType="separate"/>
      </w:r>
      <w:r w:rsidR="00A513EA" w:rsidRPr="00C55B5A">
        <w:rPr>
          <w:rStyle w:val="Hyperlink"/>
          <w:lang w:val="nl-NL"/>
          <w:rPrChange w:id="849" w:author="Melle Sieswerda" w:date="2025-03-11T09:13:00Z" w16du:dateUtc="2025-03-11T08:13:00Z">
            <w:rPr>
              <w:rStyle w:val="Hyperlink"/>
            </w:rPr>
          </w:rPrChange>
        </w:rPr>
        <w:t>https://plugin.healthcare/</w:t>
      </w:r>
      <w:r w:rsidR="00A513EA">
        <w:fldChar w:fldCharType="end"/>
      </w:r>
    </w:p>
    <w:p w14:paraId="4B1B18AE" w14:textId="77777777" w:rsidR="00A513EA" w:rsidRDefault="00432E7F">
      <w:pPr>
        <w:pStyle w:val="Bibliography"/>
      </w:pPr>
      <w:bookmarkStart w:id="850" w:name="ref-healthri2024agreements"/>
      <w:bookmarkEnd w:id="843"/>
      <w:r w:rsidRPr="00C55B5A">
        <w:rPr>
          <w:lang w:val="nl-NL"/>
          <w:rPrChange w:id="851" w:author="Melle Sieswerda" w:date="2025-03-11T09:13:00Z" w16du:dateUtc="2025-03-11T08:13:00Z">
            <w:rPr/>
          </w:rPrChange>
        </w:rPr>
        <w:t xml:space="preserve">26. </w:t>
      </w:r>
      <w:r w:rsidRPr="00C55B5A">
        <w:rPr>
          <w:lang w:val="nl-NL"/>
          <w:rPrChange w:id="852" w:author="Melle Sieswerda" w:date="2025-03-11T09:13:00Z" w16du:dateUtc="2025-03-11T08:13:00Z">
            <w:rPr/>
          </w:rPrChange>
        </w:rPr>
        <w:tab/>
      </w:r>
      <w:r>
        <w:t xml:space="preserve">Health-RI. Agreements on the National Health Data Infrastructure for Research, Policy and Innovation - Health-RI Nationale </w:t>
      </w:r>
      <w:proofErr w:type="spellStart"/>
      <w:r>
        <w:t>Gezondheidsdata-infrastructuur</w:t>
      </w:r>
      <w:proofErr w:type="spellEnd"/>
      <w:r>
        <w:t xml:space="preserve"> - Confluence. January 29, 2024. Accessed June 3, 2024. </w:t>
      </w:r>
      <w:hyperlink r:id="rId40">
        <w:r w:rsidR="00A513EA">
          <w:rPr>
            <w:rStyle w:val="Hyperlink"/>
          </w:rPr>
          <w:t>https://health-ri.atlassian.net/wiki/spaces/HNG/pages/249073646/Agreements+on+the+National+Health+Data+Infrastructure+for+Research+Policy+and+Innovation</w:t>
        </w:r>
      </w:hyperlink>
    </w:p>
    <w:p w14:paraId="698EBA41" w14:textId="77777777" w:rsidR="00A513EA" w:rsidRDefault="00432E7F">
      <w:pPr>
        <w:pStyle w:val="Bibliography"/>
      </w:pPr>
      <w:bookmarkStart w:id="853" w:name="ref-khalid2021standardized"/>
      <w:bookmarkEnd w:id="850"/>
      <w:r w:rsidRPr="00627589">
        <w:rPr>
          <w:lang w:val="nl-NL"/>
          <w:rPrChange w:id="854" w:author="Daniel Kapitan" w:date="2025-02-25T11:23:00Z" w16du:dateUtc="2025-02-25T10:23:00Z">
            <w:rPr/>
          </w:rPrChange>
        </w:rPr>
        <w:t xml:space="preserve">27. </w:t>
      </w:r>
      <w:r w:rsidRPr="00627589">
        <w:rPr>
          <w:lang w:val="nl-NL"/>
          <w:rPrChange w:id="855" w:author="Daniel Kapitan" w:date="2025-02-25T11:23:00Z" w16du:dateUtc="2025-02-25T10:23:00Z">
            <w:rPr/>
          </w:rPrChange>
        </w:rPr>
        <w:tab/>
        <w:t xml:space="preserve">Khalid S, Yang C, Blacketer C, et al. </w:t>
      </w:r>
      <w:r>
        <w:t xml:space="preserve">A standardized analytics pipeline for reliable and rapid development and validation of prediction models using observational health data. </w:t>
      </w:r>
      <w:r>
        <w:rPr>
          <w:i/>
          <w:iCs/>
        </w:rPr>
        <w:t>Computer Methods and Programs in Biomedicine</w:t>
      </w:r>
      <w:r>
        <w:t xml:space="preserve">. </w:t>
      </w:r>
      <w:proofErr w:type="gramStart"/>
      <w:r>
        <w:t>2021;211:106394</w:t>
      </w:r>
      <w:proofErr w:type="gramEnd"/>
      <w:r>
        <w:t>. doi:</w:t>
      </w:r>
      <w:hyperlink r:id="rId41">
        <w:r w:rsidR="00A513EA">
          <w:rPr>
            <w:rStyle w:val="Hyperlink"/>
          </w:rPr>
          <w:t>10.1016/j.cmpb.2021.106394</w:t>
        </w:r>
      </w:hyperlink>
    </w:p>
    <w:p w14:paraId="238C30CC" w14:textId="77777777" w:rsidR="00A513EA" w:rsidRDefault="00432E7F">
      <w:pPr>
        <w:pStyle w:val="Bibliography"/>
      </w:pPr>
      <w:bookmarkStart w:id="856" w:name="ref-lee2022feedernet"/>
      <w:bookmarkEnd w:id="853"/>
      <w:r>
        <w:t xml:space="preserve">28. </w:t>
      </w:r>
      <w:r>
        <w:tab/>
        <w:t xml:space="preserve">Lee S, Kim C, Chang J, Park RW. FeederNet (Federated E-Health Big Data for Evidence Renovation Network) platform in Korea – OHDSI. 2022. Accessed June 4, 2024. </w:t>
      </w:r>
      <w:hyperlink r:id="rId42">
        <w:r w:rsidR="00A513EA">
          <w:rPr>
            <w:rStyle w:val="Hyperlink"/>
          </w:rPr>
          <w:t>https://www.ohdsi.org/2022showcase-33/</w:t>
        </w:r>
      </w:hyperlink>
    </w:p>
    <w:p w14:paraId="5438CC23" w14:textId="77777777" w:rsidR="00A513EA" w:rsidRDefault="00432E7F">
      <w:pPr>
        <w:pStyle w:val="Bibliography"/>
      </w:pPr>
      <w:bookmarkStart w:id="857" w:name="ref-mateus2024data"/>
      <w:bookmarkEnd w:id="856"/>
      <w:r>
        <w:t xml:space="preserve">29. </w:t>
      </w:r>
      <w:r>
        <w:tab/>
        <w:t xml:space="preserve">Mateus P, </w:t>
      </w:r>
      <w:proofErr w:type="spellStart"/>
      <w:r>
        <w:t>Moonen</w:t>
      </w:r>
      <w:proofErr w:type="spellEnd"/>
      <w:r>
        <w:t xml:space="preserve"> J, Beran M, et al. Data harmonization and federated learning for multi-cohort dementia research using the OMOP common data model: A Netherlands consortium of dementia cohorts case study. </w:t>
      </w:r>
      <w:r>
        <w:rPr>
          <w:i/>
          <w:iCs/>
        </w:rPr>
        <w:t>Journal of Biomedical Informatics</w:t>
      </w:r>
      <w:r>
        <w:t xml:space="preserve">. </w:t>
      </w:r>
      <w:proofErr w:type="gramStart"/>
      <w:r>
        <w:t>2024;155:104661</w:t>
      </w:r>
      <w:proofErr w:type="gramEnd"/>
      <w:r>
        <w:t>. doi:</w:t>
      </w:r>
      <w:hyperlink r:id="rId43">
        <w:r w:rsidR="00A513EA">
          <w:rPr>
            <w:rStyle w:val="Hyperlink"/>
          </w:rPr>
          <w:t>10.1016/j.jbi.2024.104661</w:t>
        </w:r>
      </w:hyperlink>
    </w:p>
    <w:p w14:paraId="21FC463D" w14:textId="77777777" w:rsidR="00A513EA" w:rsidRPr="00432E7F" w:rsidRDefault="00432E7F">
      <w:pPr>
        <w:pStyle w:val="Bibliography"/>
      </w:pPr>
      <w:bookmarkStart w:id="858" w:name="ref-kroes2022blueprint"/>
      <w:bookmarkEnd w:id="857"/>
      <w:r>
        <w:t xml:space="preserve">30. </w:t>
      </w:r>
      <w:r>
        <w:tab/>
      </w:r>
      <w:r w:rsidRPr="00C55B5A">
        <w:rPr>
          <w:lang w:val="nl-NL"/>
          <w:rPrChange w:id="859" w:author="Melle Sieswerda" w:date="2025-03-11T09:13:00Z" w16du:dateUtc="2025-03-11T08:13:00Z">
            <w:rPr/>
          </w:rPrChange>
        </w:rPr>
        <w:t xml:space="preserve">Kroes JA, </w:t>
      </w:r>
      <w:proofErr w:type="spellStart"/>
      <w:r w:rsidRPr="00C55B5A">
        <w:rPr>
          <w:lang w:val="nl-NL"/>
          <w:rPrChange w:id="860" w:author="Melle Sieswerda" w:date="2025-03-11T09:13:00Z" w16du:dateUtc="2025-03-11T08:13:00Z">
            <w:rPr/>
          </w:rPrChange>
        </w:rPr>
        <w:t>Bansal</w:t>
      </w:r>
      <w:proofErr w:type="spellEnd"/>
      <w:r w:rsidRPr="00C55B5A">
        <w:rPr>
          <w:lang w:val="nl-NL"/>
          <w:rPrChange w:id="861" w:author="Melle Sieswerda" w:date="2025-03-11T09:13:00Z" w16du:dateUtc="2025-03-11T08:13:00Z">
            <w:rPr/>
          </w:rPrChange>
        </w:rPr>
        <w:t xml:space="preserve"> AT, </w:t>
      </w:r>
      <w:proofErr w:type="spellStart"/>
      <w:r w:rsidRPr="00C55B5A">
        <w:rPr>
          <w:lang w:val="nl-NL"/>
          <w:rPrChange w:id="862" w:author="Melle Sieswerda" w:date="2025-03-11T09:13:00Z" w16du:dateUtc="2025-03-11T08:13:00Z">
            <w:rPr/>
          </w:rPrChange>
        </w:rPr>
        <w:t>Berret</w:t>
      </w:r>
      <w:proofErr w:type="spellEnd"/>
      <w:r w:rsidRPr="00C55B5A">
        <w:rPr>
          <w:lang w:val="nl-NL"/>
          <w:rPrChange w:id="863" w:author="Melle Sieswerda" w:date="2025-03-11T09:13:00Z" w16du:dateUtc="2025-03-11T08:13:00Z">
            <w:rPr/>
          </w:rPrChange>
        </w:rPr>
        <w:t xml:space="preserve"> E, et al. </w:t>
      </w:r>
      <w:r>
        <w:t xml:space="preserve">Blueprint for </w:t>
      </w:r>
      <w:proofErr w:type="spellStart"/>
      <w:r>
        <w:t>harmonising</w:t>
      </w:r>
      <w:proofErr w:type="spellEnd"/>
      <w:r>
        <w:t xml:space="preserve"> </w:t>
      </w:r>
      <w:proofErr w:type="spellStart"/>
      <w:r>
        <w:t>unstandardised</w:t>
      </w:r>
      <w:proofErr w:type="spellEnd"/>
      <w:r>
        <w:t xml:space="preserve"> disease registries to allow federated data analysis: Prepare for the future. </w:t>
      </w:r>
      <w:r w:rsidRPr="00432E7F">
        <w:rPr>
          <w:i/>
          <w:iCs/>
        </w:rPr>
        <w:t>ERJ Open Research</w:t>
      </w:r>
      <w:r w:rsidRPr="00432E7F">
        <w:t>. 2022;8(4). doi:</w:t>
      </w:r>
      <w:hyperlink r:id="rId44">
        <w:r w:rsidRPr="00432E7F">
          <w:rPr>
            <w:rStyle w:val="Hyperlink"/>
          </w:rPr>
          <w:t>10.1183/23120541.00168-2022</w:t>
        </w:r>
      </w:hyperlink>
    </w:p>
    <w:p w14:paraId="661F5EBC" w14:textId="77777777" w:rsidR="00A513EA" w:rsidRDefault="00432E7F">
      <w:pPr>
        <w:pStyle w:val="Bibliography"/>
      </w:pPr>
      <w:bookmarkStart w:id="864" w:name="ref-deltomme2024federated"/>
      <w:bookmarkEnd w:id="858"/>
      <w:r w:rsidRPr="00C55B5A">
        <w:t xml:space="preserve">31. </w:t>
      </w:r>
      <w:r w:rsidRPr="00C55B5A">
        <w:tab/>
      </w:r>
      <w:proofErr w:type="spellStart"/>
      <w:r w:rsidRPr="00627589">
        <w:rPr>
          <w:lang w:val="nl-NL"/>
          <w:rPrChange w:id="865" w:author="Daniel Kapitan" w:date="2025-02-25T11:23:00Z" w16du:dateUtc="2025-02-25T10:23:00Z">
            <w:rPr/>
          </w:rPrChange>
        </w:rPr>
        <w:t>Deltomme</w:t>
      </w:r>
      <w:proofErr w:type="spellEnd"/>
      <w:r w:rsidRPr="00627589">
        <w:rPr>
          <w:lang w:val="nl-NL"/>
          <w:rPrChange w:id="866" w:author="Daniel Kapitan" w:date="2025-02-25T11:23:00Z" w16du:dateUtc="2025-02-25T10:23:00Z">
            <w:rPr/>
          </w:rPrChange>
        </w:rPr>
        <w:t xml:space="preserve"> C, </w:t>
      </w:r>
      <w:proofErr w:type="spellStart"/>
      <w:r w:rsidRPr="00627589">
        <w:rPr>
          <w:lang w:val="nl-NL"/>
          <w:rPrChange w:id="867" w:author="Daniel Kapitan" w:date="2025-02-25T11:23:00Z" w16du:dateUtc="2025-02-25T10:23:00Z">
            <w:rPr/>
          </w:rPrChange>
        </w:rPr>
        <w:t>Denturck</w:t>
      </w:r>
      <w:proofErr w:type="spellEnd"/>
      <w:r w:rsidRPr="00627589">
        <w:rPr>
          <w:lang w:val="nl-NL"/>
          <w:rPrChange w:id="868" w:author="Daniel Kapitan" w:date="2025-02-25T11:23:00Z" w16du:dateUtc="2025-02-25T10:23:00Z">
            <w:rPr/>
          </w:rPrChange>
        </w:rPr>
        <w:t xml:space="preserve"> K, De Jaeger P, et al. </w:t>
      </w:r>
      <w:r>
        <w:t xml:space="preserve">Federated Health Innovation Network (FHIN). Published online September 20, 2024. </w:t>
      </w:r>
      <w:hyperlink r:id="rId45">
        <w:r w:rsidR="00A513EA">
          <w:rPr>
            <w:rStyle w:val="Hyperlink"/>
          </w:rPr>
          <w:t>https://www.ohdsi-europe.org/images/symposium-2024/Posters/poster%20OHDSI%20FHIN%20Camille%20Deltomme%20-%20Camille%20Deltomme.pdf</w:t>
        </w:r>
      </w:hyperlink>
    </w:p>
    <w:p w14:paraId="5C824490" w14:textId="77777777" w:rsidR="00A513EA" w:rsidRDefault="00432E7F">
      <w:pPr>
        <w:pStyle w:val="Bibliography"/>
      </w:pPr>
      <w:bookmarkStart w:id="869" w:name="ref-moncada-torres2021vantage6"/>
      <w:bookmarkEnd w:id="864"/>
      <w:r>
        <w:t xml:space="preserve">32. </w:t>
      </w:r>
      <w:r>
        <w:tab/>
        <w:t xml:space="preserve">Moncada-Torres A, Martin F, Sieswerda M, Van </w:t>
      </w:r>
      <w:proofErr w:type="spellStart"/>
      <w:r>
        <w:t>Soest</w:t>
      </w:r>
      <w:proofErr w:type="spellEnd"/>
      <w:r>
        <w:t xml:space="preserve"> J, </w:t>
      </w:r>
      <w:proofErr w:type="spellStart"/>
      <w:r>
        <w:t>Geleijnse</w:t>
      </w:r>
      <w:proofErr w:type="spellEnd"/>
      <w:r>
        <w:t xml:space="preserve"> G. VANTAGE6: An </w:t>
      </w:r>
      <w:proofErr w:type="gramStart"/>
      <w:r>
        <w:t>open source</w:t>
      </w:r>
      <w:proofErr w:type="gramEnd"/>
      <w:r>
        <w:t xml:space="preserve"> priVAcy preserviNg federaTed leArninG infrastructurE for Secure Insight eXchange. </w:t>
      </w:r>
      <w:r>
        <w:rPr>
          <w:i/>
          <w:iCs/>
        </w:rPr>
        <w:t xml:space="preserve">AMIA Annu </w:t>
      </w:r>
      <w:proofErr w:type="spellStart"/>
      <w:r>
        <w:rPr>
          <w:i/>
          <w:iCs/>
        </w:rPr>
        <w:t>Symp</w:t>
      </w:r>
      <w:proofErr w:type="spellEnd"/>
      <w:r>
        <w:rPr>
          <w:i/>
          <w:iCs/>
        </w:rPr>
        <w:t xml:space="preserve"> Proc</w:t>
      </w:r>
      <w:r>
        <w:t xml:space="preserve">. </w:t>
      </w:r>
      <w:proofErr w:type="gramStart"/>
      <w:r>
        <w:t>2021;2020:870</w:t>
      </w:r>
      <w:proofErr w:type="gramEnd"/>
      <w:r>
        <w:t xml:space="preserve">-877. Accessed September 21, 2024. </w:t>
      </w:r>
      <w:hyperlink r:id="rId46">
        <w:r w:rsidR="00A513EA">
          <w:rPr>
            <w:rStyle w:val="Hyperlink"/>
          </w:rPr>
          <w:t>https://www.ncbi.nlm.nih.gov/pmc/articles/PMC8075508/</w:t>
        </w:r>
      </w:hyperlink>
    </w:p>
    <w:p w14:paraId="0C8D223B" w14:textId="77777777" w:rsidR="00A513EA" w:rsidRDefault="00432E7F">
      <w:pPr>
        <w:pStyle w:val="Bibliography"/>
      </w:pPr>
      <w:bookmarkStart w:id="870" w:name="ref-choudhury2020personal"/>
      <w:bookmarkEnd w:id="869"/>
      <w:r>
        <w:t xml:space="preserve">33. </w:t>
      </w:r>
      <w:r>
        <w:tab/>
        <w:t xml:space="preserve">Choudhury A, van </w:t>
      </w:r>
      <w:proofErr w:type="spellStart"/>
      <w:r>
        <w:t>Soest</w:t>
      </w:r>
      <w:proofErr w:type="spellEnd"/>
      <w:r>
        <w:t xml:space="preserve"> J, Nayak S, Dekker A. Personal Health Train on FHIR: A Privacy Preserving Federated Approach for Analyzing FAIR Data in Healthcare. In: Bhattacharjee A, </w:t>
      </w:r>
      <w:proofErr w:type="spellStart"/>
      <w:r>
        <w:t>Borgohain</w:t>
      </w:r>
      <w:proofErr w:type="spellEnd"/>
      <w:r>
        <w:t xml:space="preserve"> </w:t>
      </w:r>
      <w:proofErr w:type="spellStart"/>
      <w:r>
        <w:t>SKr</w:t>
      </w:r>
      <w:proofErr w:type="spellEnd"/>
      <w:r>
        <w:t xml:space="preserve">, Soni B, Verma G, Gao XZ, eds. </w:t>
      </w:r>
      <w:r>
        <w:rPr>
          <w:i/>
          <w:iCs/>
        </w:rPr>
        <w:t>Machine Learning, Image Processing, Network Security and Data Sciences</w:t>
      </w:r>
      <w:r>
        <w:t>. Communications in Computer and Information Science. Springer; 2020:85-95. doi:</w:t>
      </w:r>
      <w:hyperlink r:id="rId47">
        <w:r w:rsidR="00A513EA">
          <w:rPr>
            <w:rStyle w:val="Hyperlink"/>
          </w:rPr>
          <w:t>10.1007/978-981-15-6315-7_7</w:t>
        </w:r>
      </w:hyperlink>
    </w:p>
    <w:p w14:paraId="1D66E3B7" w14:textId="77777777" w:rsidR="00A513EA" w:rsidRDefault="00432E7F">
      <w:pPr>
        <w:pStyle w:val="Bibliography"/>
      </w:pPr>
      <w:bookmarkStart w:id="871" w:name="ref-smits2022improved"/>
      <w:bookmarkEnd w:id="870"/>
      <w:r>
        <w:t xml:space="preserve">34. </w:t>
      </w:r>
      <w:r>
        <w:tab/>
        <w:t xml:space="preserve">Smits D, Van </w:t>
      </w:r>
      <w:proofErr w:type="spellStart"/>
      <w:r>
        <w:t>Beusekom</w:t>
      </w:r>
      <w:proofErr w:type="spellEnd"/>
      <w:r>
        <w:t xml:space="preserve"> B, Martin F, Veen L, </w:t>
      </w:r>
      <w:proofErr w:type="spellStart"/>
      <w:r>
        <w:t>Geleijnse</w:t>
      </w:r>
      <w:proofErr w:type="spellEnd"/>
      <w:r>
        <w:t xml:space="preserve"> G, Moncada-Torres A. An Improved Infrastructure for Privacy-Preserving Analysis of Patient Data. </w:t>
      </w:r>
      <w:r w:rsidRPr="00627589">
        <w:rPr>
          <w:lang w:val="nl-NL"/>
          <w:rPrChange w:id="872" w:author="Daniel Kapitan" w:date="2025-02-25T11:23:00Z" w16du:dateUtc="2025-02-25T10:23:00Z">
            <w:rPr/>
          </w:rPrChange>
        </w:rPr>
        <w:t xml:space="preserve">In: Mantas J, </w:t>
      </w:r>
      <w:proofErr w:type="spellStart"/>
      <w:r w:rsidRPr="00627589">
        <w:rPr>
          <w:lang w:val="nl-NL"/>
          <w:rPrChange w:id="873" w:author="Daniel Kapitan" w:date="2025-02-25T11:23:00Z" w16du:dateUtc="2025-02-25T10:23:00Z">
            <w:rPr/>
          </w:rPrChange>
        </w:rPr>
        <w:lastRenderedPageBreak/>
        <w:t>Gallos</w:t>
      </w:r>
      <w:proofErr w:type="spellEnd"/>
      <w:r w:rsidRPr="00627589">
        <w:rPr>
          <w:lang w:val="nl-NL"/>
          <w:rPrChange w:id="874" w:author="Daniel Kapitan" w:date="2025-02-25T11:23:00Z" w16du:dateUtc="2025-02-25T10:23:00Z">
            <w:rPr/>
          </w:rPrChange>
        </w:rPr>
        <w:t xml:space="preserve"> P, </w:t>
      </w:r>
      <w:proofErr w:type="spellStart"/>
      <w:r w:rsidRPr="00627589">
        <w:rPr>
          <w:lang w:val="nl-NL"/>
          <w:rPrChange w:id="875" w:author="Daniel Kapitan" w:date="2025-02-25T11:23:00Z" w16du:dateUtc="2025-02-25T10:23:00Z">
            <w:rPr/>
          </w:rPrChange>
        </w:rPr>
        <w:t>Zoulias</w:t>
      </w:r>
      <w:proofErr w:type="spellEnd"/>
      <w:r w:rsidRPr="00627589">
        <w:rPr>
          <w:lang w:val="nl-NL"/>
          <w:rPrChange w:id="876" w:author="Daniel Kapitan" w:date="2025-02-25T11:23:00Z" w16du:dateUtc="2025-02-25T10:23:00Z">
            <w:rPr/>
          </w:rPrChange>
        </w:rPr>
        <w:t xml:space="preserve"> E, et al., </w:t>
      </w:r>
      <w:proofErr w:type="spellStart"/>
      <w:r w:rsidRPr="00627589">
        <w:rPr>
          <w:lang w:val="nl-NL"/>
          <w:rPrChange w:id="877" w:author="Daniel Kapitan" w:date="2025-02-25T11:23:00Z" w16du:dateUtc="2025-02-25T10:23:00Z">
            <w:rPr/>
          </w:rPrChange>
        </w:rPr>
        <w:t>eds</w:t>
      </w:r>
      <w:proofErr w:type="spellEnd"/>
      <w:r w:rsidRPr="00627589">
        <w:rPr>
          <w:lang w:val="nl-NL"/>
          <w:rPrChange w:id="878" w:author="Daniel Kapitan" w:date="2025-02-25T11:23:00Z" w16du:dateUtc="2025-02-25T10:23:00Z">
            <w:rPr/>
          </w:rPrChange>
        </w:rPr>
        <w:t xml:space="preserve">. </w:t>
      </w:r>
      <w:r>
        <w:rPr>
          <w:i/>
          <w:iCs/>
        </w:rPr>
        <w:t>Studies in Health Technology and Informatics</w:t>
      </w:r>
      <w:r>
        <w:t>. IOS Press; 2022. doi:</w:t>
      </w:r>
      <w:hyperlink r:id="rId48">
        <w:r w:rsidR="00A513EA">
          <w:rPr>
            <w:rStyle w:val="Hyperlink"/>
          </w:rPr>
          <w:t>10.3233/SHTI220682</w:t>
        </w:r>
      </w:hyperlink>
    </w:p>
    <w:p w14:paraId="0F3A9264" w14:textId="77777777" w:rsidR="00A513EA" w:rsidRDefault="00432E7F">
      <w:pPr>
        <w:pStyle w:val="Bibliography"/>
      </w:pPr>
      <w:bookmarkStart w:id="879" w:name="ref-duda2022hl7"/>
      <w:bookmarkEnd w:id="871"/>
      <w:r>
        <w:t xml:space="preserve">35. </w:t>
      </w:r>
      <w:r>
        <w:tab/>
      </w:r>
      <w:r w:rsidRPr="00627589">
        <w:rPr>
          <w:lang w:val="nl-NL"/>
          <w:rPrChange w:id="880" w:author="Daniel Kapitan" w:date="2025-02-25T11:23:00Z" w16du:dateUtc="2025-02-25T10:23:00Z">
            <w:rPr/>
          </w:rPrChange>
        </w:rPr>
        <w:t xml:space="preserve">Duda SN, Kennedy N, Conway D, et al. </w:t>
      </w:r>
      <w:r>
        <w:t xml:space="preserve">HL7 FHIR-based tools and initiatives to support clinical research: A scoping review. </w:t>
      </w:r>
      <w:r>
        <w:rPr>
          <w:i/>
          <w:iCs/>
        </w:rPr>
        <w:t>Journal of the American Medical Informatics Association</w:t>
      </w:r>
      <w:r>
        <w:t>. 2022;29(9):1642-1653. doi:</w:t>
      </w:r>
      <w:hyperlink r:id="rId49">
        <w:r w:rsidR="00A513EA">
          <w:rPr>
            <w:rStyle w:val="Hyperlink"/>
          </w:rPr>
          <w:t>10.1093/</w:t>
        </w:r>
        <w:proofErr w:type="spellStart"/>
        <w:r w:rsidR="00A513EA">
          <w:rPr>
            <w:rStyle w:val="Hyperlink"/>
          </w:rPr>
          <w:t>jamia</w:t>
        </w:r>
        <w:proofErr w:type="spellEnd"/>
        <w:r w:rsidR="00A513EA">
          <w:rPr>
            <w:rStyle w:val="Hyperlink"/>
          </w:rPr>
          <w:t>/ocac105</w:t>
        </w:r>
      </w:hyperlink>
    </w:p>
    <w:p w14:paraId="550EAE90" w14:textId="77777777" w:rsidR="00A513EA" w:rsidRDefault="00432E7F">
      <w:pPr>
        <w:pStyle w:val="Bibliography"/>
      </w:pPr>
      <w:bookmarkStart w:id="881" w:name="ref-mullie2023coda"/>
      <w:bookmarkEnd w:id="879"/>
      <w:r>
        <w:t xml:space="preserve">36. </w:t>
      </w:r>
      <w:r>
        <w:tab/>
      </w:r>
      <w:proofErr w:type="spellStart"/>
      <w:r w:rsidRPr="00627589">
        <w:rPr>
          <w:lang w:val="nl-NL"/>
          <w:rPrChange w:id="882" w:author="Daniel Kapitan" w:date="2025-02-25T11:23:00Z" w16du:dateUtc="2025-02-25T10:23:00Z">
            <w:rPr/>
          </w:rPrChange>
        </w:rPr>
        <w:t>Mullie</w:t>
      </w:r>
      <w:proofErr w:type="spellEnd"/>
      <w:r w:rsidRPr="00627589">
        <w:rPr>
          <w:lang w:val="nl-NL"/>
          <w:rPrChange w:id="883" w:author="Daniel Kapitan" w:date="2025-02-25T11:23:00Z" w16du:dateUtc="2025-02-25T10:23:00Z">
            <w:rPr/>
          </w:rPrChange>
        </w:rPr>
        <w:t xml:space="preserve"> L, </w:t>
      </w:r>
      <w:proofErr w:type="spellStart"/>
      <w:r w:rsidRPr="00627589">
        <w:rPr>
          <w:lang w:val="nl-NL"/>
          <w:rPrChange w:id="884" w:author="Daniel Kapitan" w:date="2025-02-25T11:23:00Z" w16du:dateUtc="2025-02-25T10:23:00Z">
            <w:rPr/>
          </w:rPrChange>
        </w:rPr>
        <w:t>Afilalo</w:t>
      </w:r>
      <w:proofErr w:type="spellEnd"/>
      <w:r w:rsidRPr="00627589">
        <w:rPr>
          <w:lang w:val="nl-NL"/>
          <w:rPrChange w:id="885" w:author="Daniel Kapitan" w:date="2025-02-25T11:23:00Z" w16du:dateUtc="2025-02-25T10:23:00Z">
            <w:rPr/>
          </w:rPrChange>
        </w:rPr>
        <w:t xml:space="preserve"> J, Archambault P, et al. </w:t>
      </w:r>
      <w:r>
        <w:t xml:space="preserve">CODA: An open-source platform for federated analysis and machine learning on distributed healthcare data. </w:t>
      </w:r>
      <w:r>
        <w:rPr>
          <w:i/>
          <w:iCs/>
        </w:rPr>
        <w:t>Journal of the American Medical Informatics Association</w:t>
      </w:r>
      <w:r>
        <w:t xml:space="preserve">. Published online December 21, </w:t>
      </w:r>
      <w:proofErr w:type="gramStart"/>
      <w:r>
        <w:t>2023:ocad</w:t>
      </w:r>
      <w:proofErr w:type="gramEnd"/>
      <w:r>
        <w:t>235. doi:</w:t>
      </w:r>
      <w:hyperlink r:id="rId50">
        <w:r w:rsidR="00A513EA">
          <w:rPr>
            <w:rStyle w:val="Hyperlink"/>
          </w:rPr>
          <w:t>10.1093/</w:t>
        </w:r>
        <w:proofErr w:type="spellStart"/>
        <w:r w:rsidR="00A513EA">
          <w:rPr>
            <w:rStyle w:val="Hyperlink"/>
          </w:rPr>
          <w:t>jamia</w:t>
        </w:r>
        <w:proofErr w:type="spellEnd"/>
        <w:r w:rsidR="00A513EA">
          <w:rPr>
            <w:rStyle w:val="Hyperlink"/>
          </w:rPr>
          <w:t>/ocad235</w:t>
        </w:r>
      </w:hyperlink>
    </w:p>
    <w:p w14:paraId="2F4BB8E8" w14:textId="77777777" w:rsidR="00A513EA" w:rsidRDefault="00432E7F">
      <w:pPr>
        <w:pStyle w:val="Bibliography"/>
      </w:pPr>
      <w:bookmarkStart w:id="886" w:name="ref-sinaci2024privacypreserving"/>
      <w:bookmarkEnd w:id="881"/>
      <w:r w:rsidRPr="00627589">
        <w:rPr>
          <w:lang w:val="nl-NL"/>
          <w:rPrChange w:id="887" w:author="Daniel Kapitan" w:date="2025-02-25T11:23:00Z" w16du:dateUtc="2025-02-25T10:23:00Z">
            <w:rPr/>
          </w:rPrChange>
        </w:rPr>
        <w:t xml:space="preserve">37. </w:t>
      </w:r>
      <w:r w:rsidRPr="00627589">
        <w:rPr>
          <w:lang w:val="nl-NL"/>
          <w:rPrChange w:id="888" w:author="Daniel Kapitan" w:date="2025-02-25T11:23:00Z" w16du:dateUtc="2025-02-25T10:23:00Z">
            <w:rPr/>
          </w:rPrChange>
        </w:rPr>
        <w:tab/>
      </w:r>
      <w:proofErr w:type="spellStart"/>
      <w:r w:rsidRPr="00627589">
        <w:rPr>
          <w:lang w:val="nl-NL"/>
          <w:rPrChange w:id="889" w:author="Daniel Kapitan" w:date="2025-02-25T11:23:00Z" w16du:dateUtc="2025-02-25T10:23:00Z">
            <w:rPr/>
          </w:rPrChange>
        </w:rPr>
        <w:t>Sinaci</w:t>
      </w:r>
      <w:proofErr w:type="spellEnd"/>
      <w:r w:rsidRPr="00627589">
        <w:rPr>
          <w:lang w:val="nl-NL"/>
          <w:rPrChange w:id="890" w:author="Daniel Kapitan" w:date="2025-02-25T11:23:00Z" w16du:dateUtc="2025-02-25T10:23:00Z">
            <w:rPr/>
          </w:rPrChange>
        </w:rPr>
        <w:t xml:space="preserve"> AA, </w:t>
      </w:r>
      <w:proofErr w:type="spellStart"/>
      <w:r w:rsidRPr="00627589">
        <w:rPr>
          <w:lang w:val="nl-NL"/>
          <w:rPrChange w:id="891" w:author="Daniel Kapitan" w:date="2025-02-25T11:23:00Z" w16du:dateUtc="2025-02-25T10:23:00Z">
            <w:rPr/>
          </w:rPrChange>
        </w:rPr>
        <w:t>Gencturk</w:t>
      </w:r>
      <w:proofErr w:type="spellEnd"/>
      <w:r w:rsidRPr="00627589">
        <w:rPr>
          <w:lang w:val="nl-NL"/>
          <w:rPrChange w:id="892" w:author="Daniel Kapitan" w:date="2025-02-25T11:23:00Z" w16du:dateUtc="2025-02-25T10:23:00Z">
            <w:rPr/>
          </w:rPrChange>
        </w:rPr>
        <w:t xml:space="preserve"> M, Alvarez-Romero C, et al. </w:t>
      </w:r>
      <w:r>
        <w:t xml:space="preserve">Privacy-preserving federated machine learning on FAIR health data: A real-world application. </w:t>
      </w:r>
      <w:r>
        <w:rPr>
          <w:i/>
          <w:iCs/>
        </w:rPr>
        <w:t>Computational and Structural Biotechnology Journal</w:t>
      </w:r>
      <w:r>
        <w:t xml:space="preserve">. </w:t>
      </w:r>
      <w:proofErr w:type="gramStart"/>
      <w:r>
        <w:t>2024;24:136</w:t>
      </w:r>
      <w:proofErr w:type="gramEnd"/>
      <w:r>
        <w:t>-145. doi:</w:t>
      </w:r>
      <w:hyperlink r:id="rId51">
        <w:r w:rsidR="00A513EA">
          <w:rPr>
            <w:rStyle w:val="Hyperlink"/>
          </w:rPr>
          <w:t>10.1016/j.csbj.2024.02.014</w:t>
        </w:r>
      </w:hyperlink>
    </w:p>
    <w:p w14:paraId="07017A05" w14:textId="77777777" w:rsidR="00A513EA" w:rsidRDefault="00432E7F">
      <w:pPr>
        <w:pStyle w:val="Bibliography"/>
      </w:pPr>
      <w:bookmarkStart w:id="893" w:name="ref-gruendner2019ketos"/>
      <w:bookmarkEnd w:id="886"/>
      <w:r>
        <w:t xml:space="preserve">38. </w:t>
      </w:r>
      <w:r>
        <w:tab/>
      </w:r>
      <w:proofErr w:type="spellStart"/>
      <w:r>
        <w:t>Gruendner</w:t>
      </w:r>
      <w:proofErr w:type="spellEnd"/>
      <w:r>
        <w:t xml:space="preserve"> J, </w:t>
      </w:r>
      <w:proofErr w:type="spellStart"/>
      <w:r>
        <w:t>Schwachhofer</w:t>
      </w:r>
      <w:proofErr w:type="spellEnd"/>
      <w:r>
        <w:t xml:space="preserve"> T, </w:t>
      </w:r>
      <w:proofErr w:type="spellStart"/>
      <w:r>
        <w:t>Sippl</w:t>
      </w:r>
      <w:proofErr w:type="spellEnd"/>
      <w:r>
        <w:t xml:space="preserve"> P, et al. KETOS: Clinical decision support and machine learning as a service – A training and deployment platform based on Docker, OMOP-CDM, and FHIR Web Services. </w:t>
      </w:r>
      <w:r>
        <w:rPr>
          <w:i/>
          <w:iCs/>
        </w:rPr>
        <w:t>PLOS ONE</w:t>
      </w:r>
      <w:r>
        <w:t>. 2019;14(10</w:t>
      </w:r>
      <w:proofErr w:type="gramStart"/>
      <w:r>
        <w:t>):e</w:t>
      </w:r>
      <w:proofErr w:type="gramEnd"/>
      <w:r>
        <w:t>0223010. doi:</w:t>
      </w:r>
      <w:hyperlink r:id="rId52">
        <w:r w:rsidR="00A513EA">
          <w:rPr>
            <w:rStyle w:val="Hyperlink"/>
          </w:rPr>
          <w:t>10.1371/journal.pone.0223010</w:t>
        </w:r>
      </w:hyperlink>
    </w:p>
    <w:p w14:paraId="5EB2CE35" w14:textId="77777777" w:rsidR="00A513EA" w:rsidRDefault="00432E7F">
      <w:pPr>
        <w:pStyle w:val="Bibliography"/>
      </w:pPr>
      <w:bookmarkStart w:id="894" w:name="ref-cremonesi2023need"/>
      <w:bookmarkEnd w:id="893"/>
      <w:r>
        <w:t xml:space="preserve">39. </w:t>
      </w:r>
      <w:r>
        <w:tab/>
      </w:r>
      <w:proofErr w:type="spellStart"/>
      <w:r w:rsidRPr="00C55B5A">
        <w:rPr>
          <w:lang w:val="nl-NL"/>
          <w:rPrChange w:id="895" w:author="Melle Sieswerda" w:date="2025-03-11T09:13:00Z" w16du:dateUtc="2025-03-11T08:13:00Z">
            <w:rPr/>
          </w:rPrChange>
        </w:rPr>
        <w:t>Cremonesi</w:t>
      </w:r>
      <w:proofErr w:type="spellEnd"/>
      <w:r w:rsidRPr="00C55B5A">
        <w:rPr>
          <w:lang w:val="nl-NL"/>
          <w:rPrChange w:id="896" w:author="Melle Sieswerda" w:date="2025-03-11T09:13:00Z" w16du:dateUtc="2025-03-11T08:13:00Z">
            <w:rPr/>
          </w:rPrChange>
        </w:rPr>
        <w:t xml:space="preserve"> F, </w:t>
      </w:r>
      <w:proofErr w:type="spellStart"/>
      <w:r w:rsidRPr="00C55B5A">
        <w:rPr>
          <w:lang w:val="nl-NL"/>
          <w:rPrChange w:id="897" w:author="Melle Sieswerda" w:date="2025-03-11T09:13:00Z" w16du:dateUtc="2025-03-11T08:13:00Z">
            <w:rPr/>
          </w:rPrChange>
        </w:rPr>
        <w:t>Planat</w:t>
      </w:r>
      <w:proofErr w:type="spellEnd"/>
      <w:r w:rsidRPr="00C55B5A">
        <w:rPr>
          <w:lang w:val="nl-NL"/>
          <w:rPrChange w:id="898" w:author="Melle Sieswerda" w:date="2025-03-11T09:13:00Z" w16du:dateUtc="2025-03-11T08:13:00Z">
            <w:rPr/>
          </w:rPrChange>
        </w:rPr>
        <w:t xml:space="preserve"> V, </w:t>
      </w:r>
      <w:proofErr w:type="spellStart"/>
      <w:r w:rsidRPr="00C55B5A">
        <w:rPr>
          <w:lang w:val="nl-NL"/>
          <w:rPrChange w:id="899" w:author="Melle Sieswerda" w:date="2025-03-11T09:13:00Z" w16du:dateUtc="2025-03-11T08:13:00Z">
            <w:rPr/>
          </w:rPrChange>
        </w:rPr>
        <w:t>Kalokyri</w:t>
      </w:r>
      <w:proofErr w:type="spellEnd"/>
      <w:r w:rsidRPr="00C55B5A">
        <w:rPr>
          <w:lang w:val="nl-NL"/>
          <w:rPrChange w:id="900" w:author="Melle Sieswerda" w:date="2025-03-11T09:13:00Z" w16du:dateUtc="2025-03-11T08:13:00Z">
            <w:rPr/>
          </w:rPrChange>
        </w:rPr>
        <w:t xml:space="preserve"> V, et al. </w:t>
      </w:r>
      <w:r>
        <w:t xml:space="preserve">The need for multimodal health data modeling: A practical approach for a federated-learning healthcare platform. </w:t>
      </w:r>
      <w:r>
        <w:rPr>
          <w:i/>
          <w:iCs/>
        </w:rPr>
        <w:t>Journal of Biomedical Informatics</w:t>
      </w:r>
      <w:r>
        <w:t xml:space="preserve">. </w:t>
      </w:r>
      <w:proofErr w:type="gramStart"/>
      <w:r>
        <w:t>2023;141:104338</w:t>
      </w:r>
      <w:proofErr w:type="gramEnd"/>
      <w:r>
        <w:t>. doi:</w:t>
      </w:r>
      <w:hyperlink r:id="rId53">
        <w:r w:rsidR="00A513EA">
          <w:rPr>
            <w:rStyle w:val="Hyperlink"/>
          </w:rPr>
          <w:t>10.1016/j.jbi.2023.104338</w:t>
        </w:r>
      </w:hyperlink>
    </w:p>
    <w:p w14:paraId="0C9DB088" w14:textId="77777777" w:rsidR="00A513EA" w:rsidRDefault="00432E7F">
      <w:pPr>
        <w:pStyle w:val="Bibliography"/>
      </w:pPr>
      <w:bookmarkStart w:id="901" w:name="ref-peng2023etlprocess"/>
      <w:bookmarkEnd w:id="894"/>
      <w:r>
        <w:t xml:space="preserve">40. </w:t>
      </w:r>
      <w:r>
        <w:tab/>
        <w:t xml:space="preserve">Peng Y, Henke E, Reinecke I, </w:t>
      </w:r>
      <w:proofErr w:type="spellStart"/>
      <w:r>
        <w:t>Zoch</w:t>
      </w:r>
      <w:proofErr w:type="spellEnd"/>
      <w:r>
        <w:t xml:space="preserve"> M, </w:t>
      </w:r>
      <w:proofErr w:type="spellStart"/>
      <w:r>
        <w:t>Sedlmayr</w:t>
      </w:r>
      <w:proofErr w:type="spellEnd"/>
      <w:r>
        <w:t xml:space="preserve"> M, </w:t>
      </w:r>
      <w:proofErr w:type="spellStart"/>
      <w:r>
        <w:t>Bathelt</w:t>
      </w:r>
      <w:proofErr w:type="spellEnd"/>
      <w:r>
        <w:t xml:space="preserve"> F. An ETL-process design for data harmonization to participate in international research with German real-world data based on FHIR and OMOP CDM. </w:t>
      </w:r>
      <w:r>
        <w:rPr>
          <w:i/>
          <w:iCs/>
        </w:rPr>
        <w:t>International Journal of Medical Informatics</w:t>
      </w:r>
      <w:r>
        <w:t xml:space="preserve">. </w:t>
      </w:r>
      <w:proofErr w:type="gramStart"/>
      <w:r>
        <w:t>2023;169:104925</w:t>
      </w:r>
      <w:proofErr w:type="gramEnd"/>
      <w:r>
        <w:t>. doi:</w:t>
      </w:r>
      <w:hyperlink r:id="rId54">
        <w:r w:rsidR="00A513EA">
          <w:rPr>
            <w:rStyle w:val="Hyperlink"/>
          </w:rPr>
          <w:t>10.1016/j.ijmedinf.2022.104925</w:t>
        </w:r>
      </w:hyperlink>
    </w:p>
    <w:p w14:paraId="188A0CC1" w14:textId="77777777" w:rsidR="00A513EA" w:rsidRDefault="00432E7F">
      <w:pPr>
        <w:pStyle w:val="Bibliography"/>
      </w:pPr>
      <w:bookmarkStart w:id="902" w:name="ref-omoponfhir"/>
      <w:bookmarkEnd w:id="901"/>
      <w:r>
        <w:t xml:space="preserve">41. </w:t>
      </w:r>
      <w:r>
        <w:tab/>
      </w:r>
      <w:proofErr w:type="spellStart"/>
      <w:r>
        <w:t>OMOPonFHIR</w:t>
      </w:r>
      <w:proofErr w:type="spellEnd"/>
      <w:r>
        <w:t xml:space="preserve">. Accessed September 20, 2024. </w:t>
      </w:r>
      <w:hyperlink r:id="rId55">
        <w:r w:rsidR="00A513EA">
          <w:rPr>
            <w:rStyle w:val="Hyperlink"/>
          </w:rPr>
          <w:t>https://omoponfhir.org/</w:t>
        </w:r>
      </w:hyperlink>
    </w:p>
    <w:p w14:paraId="0317F633" w14:textId="77777777" w:rsidR="00A513EA" w:rsidRDefault="00432E7F">
      <w:pPr>
        <w:pStyle w:val="Bibliography"/>
      </w:pPr>
      <w:bookmarkStart w:id="903" w:name="ref-hai2023data"/>
      <w:bookmarkEnd w:id="902"/>
      <w:r>
        <w:t xml:space="preserve">42. </w:t>
      </w:r>
      <w:r>
        <w:tab/>
        <w:t xml:space="preserve">Hai R, </w:t>
      </w:r>
      <w:proofErr w:type="spellStart"/>
      <w:r>
        <w:t>Koutras</w:t>
      </w:r>
      <w:proofErr w:type="spellEnd"/>
      <w:r>
        <w:t xml:space="preserve"> C, </w:t>
      </w:r>
      <w:proofErr w:type="spellStart"/>
      <w:r>
        <w:t>Quix</w:t>
      </w:r>
      <w:proofErr w:type="spellEnd"/>
      <w:r>
        <w:t xml:space="preserve"> C, </w:t>
      </w:r>
      <w:proofErr w:type="spellStart"/>
      <w:r>
        <w:t>Jarke</w:t>
      </w:r>
      <w:proofErr w:type="spellEnd"/>
      <w:r>
        <w:t xml:space="preserve"> M. Data Lakes: A Survey of Functions and Systems. </w:t>
      </w:r>
      <w:r>
        <w:rPr>
          <w:i/>
          <w:iCs/>
        </w:rPr>
        <w:t>IEEE Transactions on Knowledge and Data Engineering</w:t>
      </w:r>
      <w:r>
        <w:t>. 2023;35(12):12571-12590. doi:</w:t>
      </w:r>
      <w:hyperlink r:id="rId56">
        <w:r w:rsidR="00A513EA">
          <w:rPr>
            <w:rStyle w:val="Hyperlink"/>
          </w:rPr>
          <w:t>10.1109/TKDE.2023.3270101</w:t>
        </w:r>
      </w:hyperlink>
    </w:p>
    <w:p w14:paraId="494CAAD7" w14:textId="77777777" w:rsidR="00A513EA" w:rsidRDefault="00432E7F">
      <w:pPr>
        <w:pStyle w:val="Bibliography"/>
      </w:pPr>
      <w:bookmarkStart w:id="904" w:name="ref-harby2022data"/>
      <w:bookmarkEnd w:id="903"/>
      <w:r>
        <w:t xml:space="preserve">43. </w:t>
      </w:r>
      <w:r>
        <w:tab/>
      </w:r>
      <w:proofErr w:type="spellStart"/>
      <w:r>
        <w:t>Harby</w:t>
      </w:r>
      <w:proofErr w:type="spellEnd"/>
      <w:r>
        <w:t xml:space="preserve"> AA, </w:t>
      </w:r>
      <w:proofErr w:type="spellStart"/>
      <w:r>
        <w:t>Zulkernine</w:t>
      </w:r>
      <w:proofErr w:type="spellEnd"/>
      <w:r>
        <w:t xml:space="preserve"> F. From Data Warehouse to Lakehouse: A Comparative Review. In: </w:t>
      </w:r>
      <w:r>
        <w:rPr>
          <w:i/>
          <w:iCs/>
        </w:rPr>
        <w:t>2022 IEEE International Conference on Big Data (Big Data)</w:t>
      </w:r>
      <w:r>
        <w:t>. IEEE; 2022:389-395. doi:</w:t>
      </w:r>
      <w:hyperlink r:id="rId57">
        <w:r w:rsidR="00A513EA">
          <w:rPr>
            <w:rStyle w:val="Hyperlink"/>
          </w:rPr>
          <w:t>10.1109/BigData55660.2022.10020719</w:t>
        </w:r>
      </w:hyperlink>
    </w:p>
    <w:p w14:paraId="1D42C94F" w14:textId="77777777" w:rsidR="00A513EA" w:rsidRDefault="00432E7F">
      <w:pPr>
        <w:pStyle w:val="Bibliography"/>
      </w:pPr>
      <w:bookmarkStart w:id="905" w:name="ref-harby2024data"/>
      <w:bookmarkEnd w:id="904"/>
      <w:r>
        <w:t xml:space="preserve">44. </w:t>
      </w:r>
      <w:r>
        <w:tab/>
      </w:r>
      <w:proofErr w:type="spellStart"/>
      <w:r>
        <w:t>Harby</w:t>
      </w:r>
      <w:proofErr w:type="spellEnd"/>
      <w:r>
        <w:t xml:space="preserve"> AA, </w:t>
      </w:r>
      <w:proofErr w:type="spellStart"/>
      <w:r>
        <w:t>Zulkernine</w:t>
      </w:r>
      <w:proofErr w:type="spellEnd"/>
      <w:r>
        <w:t xml:space="preserve"> F. Data Lakehouse: A Survey and Experimental Study. doi:</w:t>
      </w:r>
      <w:hyperlink r:id="rId58">
        <w:r w:rsidR="00A513EA">
          <w:rPr>
            <w:rStyle w:val="Hyperlink"/>
          </w:rPr>
          <w:t>10.2139/ssrn.4765588</w:t>
        </w:r>
      </w:hyperlink>
    </w:p>
    <w:p w14:paraId="2631A5F4" w14:textId="77777777" w:rsidR="00A513EA" w:rsidRDefault="00432E7F">
      <w:pPr>
        <w:pStyle w:val="Bibliography"/>
      </w:pPr>
      <w:bookmarkStart w:id="906" w:name="ref-pedreira2023composable"/>
      <w:bookmarkEnd w:id="905"/>
      <w:r w:rsidRPr="00627589">
        <w:rPr>
          <w:lang w:val="nl-NL"/>
          <w:rPrChange w:id="907" w:author="Daniel Kapitan" w:date="2025-02-25T11:23:00Z" w16du:dateUtc="2025-02-25T10:23:00Z">
            <w:rPr/>
          </w:rPrChange>
        </w:rPr>
        <w:t xml:space="preserve">45. </w:t>
      </w:r>
      <w:r w:rsidRPr="00627589">
        <w:rPr>
          <w:lang w:val="nl-NL"/>
          <w:rPrChange w:id="908" w:author="Daniel Kapitan" w:date="2025-02-25T11:23:00Z" w16du:dateUtc="2025-02-25T10:23:00Z">
            <w:rPr/>
          </w:rPrChange>
        </w:rPr>
        <w:tab/>
      </w:r>
      <w:proofErr w:type="spellStart"/>
      <w:r w:rsidRPr="00627589">
        <w:rPr>
          <w:lang w:val="nl-NL"/>
          <w:rPrChange w:id="909" w:author="Daniel Kapitan" w:date="2025-02-25T11:23:00Z" w16du:dateUtc="2025-02-25T10:23:00Z">
            <w:rPr/>
          </w:rPrChange>
        </w:rPr>
        <w:t>Pedreira</w:t>
      </w:r>
      <w:proofErr w:type="spellEnd"/>
      <w:r w:rsidRPr="00627589">
        <w:rPr>
          <w:lang w:val="nl-NL"/>
          <w:rPrChange w:id="910" w:author="Daniel Kapitan" w:date="2025-02-25T11:23:00Z" w16du:dateUtc="2025-02-25T10:23:00Z">
            <w:rPr/>
          </w:rPrChange>
        </w:rPr>
        <w:t xml:space="preserve"> P, </w:t>
      </w:r>
      <w:proofErr w:type="spellStart"/>
      <w:r w:rsidRPr="00627589">
        <w:rPr>
          <w:lang w:val="nl-NL"/>
          <w:rPrChange w:id="911" w:author="Daniel Kapitan" w:date="2025-02-25T11:23:00Z" w16du:dateUtc="2025-02-25T10:23:00Z">
            <w:rPr/>
          </w:rPrChange>
        </w:rPr>
        <w:t>Erling</w:t>
      </w:r>
      <w:proofErr w:type="spellEnd"/>
      <w:r w:rsidRPr="00627589">
        <w:rPr>
          <w:lang w:val="nl-NL"/>
          <w:rPrChange w:id="912" w:author="Daniel Kapitan" w:date="2025-02-25T11:23:00Z" w16du:dateUtc="2025-02-25T10:23:00Z">
            <w:rPr/>
          </w:rPrChange>
        </w:rPr>
        <w:t xml:space="preserve"> O, </w:t>
      </w:r>
      <w:proofErr w:type="spellStart"/>
      <w:r w:rsidRPr="00627589">
        <w:rPr>
          <w:lang w:val="nl-NL"/>
          <w:rPrChange w:id="913" w:author="Daniel Kapitan" w:date="2025-02-25T11:23:00Z" w16du:dateUtc="2025-02-25T10:23:00Z">
            <w:rPr/>
          </w:rPrChange>
        </w:rPr>
        <w:t>Karanasos</w:t>
      </w:r>
      <w:proofErr w:type="spellEnd"/>
      <w:r w:rsidRPr="00627589">
        <w:rPr>
          <w:lang w:val="nl-NL"/>
          <w:rPrChange w:id="914" w:author="Daniel Kapitan" w:date="2025-02-25T11:23:00Z" w16du:dateUtc="2025-02-25T10:23:00Z">
            <w:rPr/>
          </w:rPrChange>
        </w:rPr>
        <w:t xml:space="preserve"> K, et al. </w:t>
      </w:r>
      <w:r>
        <w:t xml:space="preserve">The Composable Data Management System Manifesto. </w:t>
      </w:r>
      <w:r>
        <w:rPr>
          <w:i/>
          <w:iCs/>
        </w:rPr>
        <w:t>Proc VLDB Endow</w:t>
      </w:r>
      <w:r>
        <w:t>. 2023;16(10):2679-2685. doi:</w:t>
      </w:r>
      <w:hyperlink r:id="rId59">
        <w:r w:rsidR="00A513EA">
          <w:rPr>
            <w:rStyle w:val="Hyperlink"/>
          </w:rPr>
          <w:t>10.14778/3603581.3603604</w:t>
        </w:r>
      </w:hyperlink>
    </w:p>
    <w:p w14:paraId="59B85BB4" w14:textId="77777777" w:rsidR="00A513EA" w:rsidRDefault="00432E7F">
      <w:pPr>
        <w:pStyle w:val="Bibliography"/>
      </w:pPr>
      <w:bookmarkStart w:id="915" w:name="ref-armbrust2021lakehouse"/>
      <w:bookmarkEnd w:id="906"/>
      <w:r>
        <w:t xml:space="preserve">46. </w:t>
      </w:r>
      <w:r>
        <w:tab/>
        <w:t xml:space="preserve">Armbrust M, </w:t>
      </w:r>
      <w:proofErr w:type="spellStart"/>
      <w:r>
        <w:t>Ghodsi</w:t>
      </w:r>
      <w:proofErr w:type="spellEnd"/>
      <w:r>
        <w:t xml:space="preserve"> A, Xin R, Zaharia M. Lakehouse: A New Generation of Open Platforms that Unify Data Warehousing and Advanced Analytics. </w:t>
      </w:r>
      <w:proofErr w:type="gramStart"/>
      <w:r>
        <w:t>In:;</w:t>
      </w:r>
      <w:proofErr w:type="gramEnd"/>
      <w:r>
        <w:t xml:space="preserve"> 2021:8.</w:t>
      </w:r>
    </w:p>
    <w:p w14:paraId="10A2EEF8" w14:textId="77777777" w:rsidR="00A513EA" w:rsidRDefault="00432E7F">
      <w:pPr>
        <w:pStyle w:val="Bibliography"/>
      </w:pPr>
      <w:bookmarkStart w:id="916" w:name="ref-apache-arrow"/>
      <w:bookmarkEnd w:id="915"/>
      <w:r>
        <w:lastRenderedPageBreak/>
        <w:t xml:space="preserve">47. </w:t>
      </w:r>
      <w:r>
        <w:tab/>
      </w:r>
      <w:r>
        <w:rPr>
          <w:i/>
          <w:iCs/>
        </w:rPr>
        <w:t>Apache Arrow</w:t>
      </w:r>
      <w:r>
        <w:t xml:space="preserve">.; 2024. Accessed September 20, 2024. </w:t>
      </w:r>
      <w:hyperlink r:id="rId60">
        <w:r w:rsidR="00A513EA">
          <w:rPr>
            <w:rStyle w:val="Hyperlink"/>
          </w:rPr>
          <w:t>https://arrow.apache.org/</w:t>
        </w:r>
      </w:hyperlink>
    </w:p>
    <w:p w14:paraId="55B66D1E" w14:textId="77777777" w:rsidR="00A513EA" w:rsidRDefault="00432E7F">
      <w:pPr>
        <w:pStyle w:val="Bibliography"/>
      </w:pPr>
      <w:bookmarkStart w:id="917" w:name="ref-apache-parquet"/>
      <w:bookmarkEnd w:id="916"/>
      <w:r>
        <w:t xml:space="preserve">48. </w:t>
      </w:r>
      <w:r>
        <w:tab/>
      </w:r>
      <w:r>
        <w:rPr>
          <w:i/>
          <w:iCs/>
        </w:rPr>
        <w:t>Apache Parquet</w:t>
      </w:r>
      <w:r>
        <w:t xml:space="preserve">.; 2024. Accessed September 20, 2024. </w:t>
      </w:r>
      <w:hyperlink r:id="rId61">
        <w:r w:rsidR="00A513EA">
          <w:rPr>
            <w:rStyle w:val="Hyperlink"/>
          </w:rPr>
          <w:t>https://parquet.apache.org/</w:t>
        </w:r>
      </w:hyperlink>
    </w:p>
    <w:p w14:paraId="52850D9C" w14:textId="77777777" w:rsidR="00A513EA" w:rsidRDefault="00432E7F">
      <w:pPr>
        <w:pStyle w:val="Bibliography"/>
      </w:pPr>
      <w:bookmarkStart w:id="918" w:name="ref-jain2023analyzing"/>
      <w:bookmarkEnd w:id="917"/>
      <w:r>
        <w:t xml:space="preserve">49. </w:t>
      </w:r>
      <w:r>
        <w:tab/>
        <w:t>Jain P, Kraft P, Power C, Das T, Stoica I, Zaharia M. Analyzing and Comparing Lakehouse Storage Systems. Published online 2023.</w:t>
      </w:r>
    </w:p>
    <w:p w14:paraId="55680139" w14:textId="77777777" w:rsidR="00A513EA" w:rsidRDefault="00432E7F">
      <w:pPr>
        <w:pStyle w:val="Bibliography"/>
      </w:pPr>
      <w:bookmarkStart w:id="919" w:name="ref-apache-iceberg"/>
      <w:bookmarkEnd w:id="918"/>
      <w:r>
        <w:t xml:space="preserve">50. </w:t>
      </w:r>
      <w:r>
        <w:tab/>
      </w:r>
      <w:r>
        <w:rPr>
          <w:i/>
          <w:iCs/>
        </w:rPr>
        <w:t>Apache Iceberg</w:t>
      </w:r>
      <w:r>
        <w:t xml:space="preserve">. Accessed September 20, 2024. </w:t>
      </w:r>
      <w:hyperlink r:id="rId62">
        <w:r w:rsidR="00A513EA">
          <w:rPr>
            <w:rStyle w:val="Hyperlink"/>
          </w:rPr>
          <w:t>https://iceberg.apache.org/</w:t>
        </w:r>
      </w:hyperlink>
    </w:p>
    <w:p w14:paraId="1203C299" w14:textId="77777777" w:rsidR="00A513EA" w:rsidRDefault="00432E7F">
      <w:pPr>
        <w:pStyle w:val="Bibliography"/>
      </w:pPr>
      <w:bookmarkStart w:id="920" w:name="ref-duckdb"/>
      <w:bookmarkEnd w:id="919"/>
      <w:r>
        <w:t xml:space="preserve">51. </w:t>
      </w:r>
      <w:r>
        <w:tab/>
        <w:t xml:space="preserve">User G. An in-process SQL OLAP database management system. Accessed October 10, 2024. </w:t>
      </w:r>
      <w:hyperlink r:id="rId63">
        <w:r w:rsidR="00A513EA">
          <w:rPr>
            <w:rStyle w:val="Hyperlink"/>
          </w:rPr>
          <w:t>https://duckdb.org/</w:t>
        </w:r>
      </w:hyperlink>
    </w:p>
    <w:p w14:paraId="354D27B9" w14:textId="77777777" w:rsidR="00A513EA" w:rsidRDefault="00432E7F">
      <w:pPr>
        <w:pStyle w:val="Bibliography"/>
      </w:pPr>
      <w:bookmarkStart w:id="921" w:name="ref-karamagi2022ehealth"/>
      <w:bookmarkEnd w:id="920"/>
      <w:r>
        <w:t xml:space="preserve">52. </w:t>
      </w:r>
      <w:r>
        <w:tab/>
      </w:r>
      <w:proofErr w:type="spellStart"/>
      <w:r>
        <w:t>Karamagi</w:t>
      </w:r>
      <w:proofErr w:type="spellEnd"/>
      <w:r>
        <w:t xml:space="preserve"> HC, </w:t>
      </w:r>
      <w:proofErr w:type="spellStart"/>
      <w:r>
        <w:t>Muneene</w:t>
      </w:r>
      <w:proofErr w:type="spellEnd"/>
      <w:r>
        <w:t xml:space="preserve"> D, </w:t>
      </w:r>
      <w:proofErr w:type="spellStart"/>
      <w:r>
        <w:t>Droti</w:t>
      </w:r>
      <w:proofErr w:type="spellEnd"/>
      <w:r>
        <w:t xml:space="preserve"> B, et al. eHealth or e-Chaos: The use of Digital Health Interventions for Health Systems Strengthening in sub-Saharan Africa over the last 10 years: A scoping review. </w:t>
      </w:r>
      <w:r>
        <w:rPr>
          <w:i/>
          <w:iCs/>
        </w:rPr>
        <w:t>J Glob Health</w:t>
      </w:r>
      <w:r>
        <w:t xml:space="preserve">. </w:t>
      </w:r>
      <w:proofErr w:type="gramStart"/>
      <w:r>
        <w:t>2022;12:04090</w:t>
      </w:r>
      <w:proofErr w:type="gramEnd"/>
      <w:r>
        <w:t>. doi:</w:t>
      </w:r>
      <w:hyperlink r:id="rId64">
        <w:r w:rsidR="00A513EA">
          <w:rPr>
            <w:rStyle w:val="Hyperlink"/>
          </w:rPr>
          <w:t>10.7189/jogh.12.04090</w:t>
        </w:r>
      </w:hyperlink>
    </w:p>
    <w:p w14:paraId="6BF9AA43" w14:textId="77777777" w:rsidR="00A513EA" w:rsidRDefault="00432E7F">
      <w:pPr>
        <w:pStyle w:val="Bibliography"/>
      </w:pPr>
      <w:bookmarkStart w:id="922" w:name="ref-openhie"/>
      <w:bookmarkEnd w:id="921"/>
      <w:r>
        <w:t xml:space="preserve">53. </w:t>
      </w:r>
      <w:r>
        <w:tab/>
      </w:r>
      <w:r>
        <w:rPr>
          <w:i/>
          <w:iCs/>
        </w:rPr>
        <w:t>OpenHIE Framework V5.2-En</w:t>
      </w:r>
      <w:r>
        <w:t xml:space="preserve">.; 2024. Accessed August 27, 2024. </w:t>
      </w:r>
      <w:hyperlink r:id="rId65">
        <w:r w:rsidR="00A513EA">
          <w:rPr>
            <w:rStyle w:val="Hyperlink"/>
          </w:rPr>
          <w:t>https://ohie.org/</w:t>
        </w:r>
      </w:hyperlink>
    </w:p>
    <w:p w14:paraId="6405C62C" w14:textId="77777777" w:rsidR="00A513EA" w:rsidRDefault="00432E7F">
      <w:pPr>
        <w:pStyle w:val="Bibliography"/>
      </w:pPr>
      <w:bookmarkStart w:id="923" w:name="ref-mamuye2022health"/>
      <w:bookmarkEnd w:id="922"/>
      <w:r>
        <w:t xml:space="preserve">54. </w:t>
      </w:r>
      <w:r>
        <w:tab/>
      </w:r>
      <w:proofErr w:type="spellStart"/>
      <w:r>
        <w:t>Mamuye</w:t>
      </w:r>
      <w:proofErr w:type="spellEnd"/>
      <w:r>
        <w:t xml:space="preserve"> AL, </w:t>
      </w:r>
      <w:proofErr w:type="spellStart"/>
      <w:r>
        <w:t>Yilma</w:t>
      </w:r>
      <w:proofErr w:type="spellEnd"/>
      <w:r>
        <w:t xml:space="preserve"> TM, </w:t>
      </w:r>
      <w:proofErr w:type="spellStart"/>
      <w:r>
        <w:t>Abdulwahab</w:t>
      </w:r>
      <w:proofErr w:type="spellEnd"/>
      <w:r>
        <w:t xml:space="preserve"> A, et al. Health information exchange policy and standards for digital health systems in </w:t>
      </w:r>
      <w:proofErr w:type="spellStart"/>
      <w:r>
        <w:t>africa</w:t>
      </w:r>
      <w:proofErr w:type="spellEnd"/>
      <w:r>
        <w:t xml:space="preserve">: A systematic review. </w:t>
      </w:r>
      <w:r>
        <w:rPr>
          <w:i/>
          <w:iCs/>
        </w:rPr>
        <w:t>PLOS Digital Health</w:t>
      </w:r>
      <w:r>
        <w:t>. 2022;1(10</w:t>
      </w:r>
      <w:proofErr w:type="gramStart"/>
      <w:r>
        <w:t>):e</w:t>
      </w:r>
      <w:proofErr w:type="gramEnd"/>
      <w:r>
        <w:t>0000118. doi:</w:t>
      </w:r>
      <w:hyperlink r:id="rId66">
        <w:r w:rsidR="00A513EA">
          <w:rPr>
            <w:rStyle w:val="Hyperlink"/>
          </w:rPr>
          <w:t>10.1371/journal.pdig.0000118</w:t>
        </w:r>
      </w:hyperlink>
    </w:p>
    <w:p w14:paraId="4C906D29" w14:textId="77777777" w:rsidR="00A513EA" w:rsidRDefault="00432E7F">
      <w:pPr>
        <w:pStyle w:val="Bibliography"/>
      </w:pPr>
      <w:bookmarkStart w:id="924" w:name="ref-dalhatu2023paper"/>
      <w:bookmarkEnd w:id="923"/>
      <w:r>
        <w:t xml:space="preserve">55. </w:t>
      </w:r>
      <w:r>
        <w:tab/>
      </w:r>
      <w:proofErr w:type="spellStart"/>
      <w:r>
        <w:t>Dalhatu</w:t>
      </w:r>
      <w:proofErr w:type="spellEnd"/>
      <w:r>
        <w:t xml:space="preserve"> I, </w:t>
      </w:r>
      <w:proofErr w:type="spellStart"/>
      <w:r>
        <w:t>Aniekwe</w:t>
      </w:r>
      <w:proofErr w:type="spellEnd"/>
      <w:r>
        <w:t xml:space="preserve"> C, </w:t>
      </w:r>
      <w:proofErr w:type="spellStart"/>
      <w:r>
        <w:t>Bashorun</w:t>
      </w:r>
      <w:proofErr w:type="spellEnd"/>
      <w:r>
        <w:t xml:space="preserve"> A, et al. From Paper Files to Web-Based Application for Data-Driven Monitoring of HIV Programs: Nigeria’s Journey to a National Data Repository for Decision-Making and Patient Care. </w:t>
      </w:r>
      <w:r>
        <w:rPr>
          <w:i/>
          <w:iCs/>
        </w:rPr>
        <w:t>Methods Inf Med</w:t>
      </w:r>
      <w:r>
        <w:t>. 2023;62(03/04):130-139. doi:</w:t>
      </w:r>
      <w:hyperlink r:id="rId67">
        <w:r w:rsidR="00A513EA">
          <w:rPr>
            <w:rStyle w:val="Hyperlink"/>
          </w:rPr>
          <w:t>10.1055/s-0043-1768711</w:t>
        </w:r>
      </w:hyperlink>
    </w:p>
    <w:p w14:paraId="5BB89C4E" w14:textId="77777777" w:rsidR="00A513EA" w:rsidRDefault="00432E7F">
      <w:pPr>
        <w:pStyle w:val="Bibliography"/>
      </w:pPr>
      <w:bookmarkStart w:id="925" w:name="ref-thaiya2021adoption"/>
      <w:bookmarkEnd w:id="924"/>
      <w:r>
        <w:t xml:space="preserve">56. </w:t>
      </w:r>
      <w:r>
        <w:tab/>
      </w:r>
      <w:proofErr w:type="spellStart"/>
      <w:r>
        <w:t>Thaiya</w:t>
      </w:r>
      <w:proofErr w:type="spellEnd"/>
      <w:r>
        <w:t xml:space="preserve"> MS, Julia K, </w:t>
      </w:r>
      <w:proofErr w:type="spellStart"/>
      <w:r>
        <w:t>Joram</w:t>
      </w:r>
      <w:proofErr w:type="spellEnd"/>
      <w:r>
        <w:t xml:space="preserve"> M, Benard M, </w:t>
      </w:r>
      <w:proofErr w:type="spellStart"/>
      <w:r>
        <w:t>Nambiro</w:t>
      </w:r>
      <w:proofErr w:type="spellEnd"/>
      <w:r>
        <w:t xml:space="preserve"> DA. Adoption of ICT to Enhance Access to Healthcare in Kenya. </w:t>
      </w:r>
      <w:r>
        <w:rPr>
          <w:i/>
          <w:iCs/>
        </w:rPr>
        <w:t>IOSR-JCE</w:t>
      </w:r>
      <w:r>
        <w:t>. 2021;23(2):45-50.</w:t>
      </w:r>
    </w:p>
    <w:p w14:paraId="54513114" w14:textId="77777777" w:rsidR="00A513EA" w:rsidRDefault="00432E7F">
      <w:pPr>
        <w:pStyle w:val="Bibliography"/>
      </w:pPr>
      <w:bookmarkStart w:id="926" w:name="ref-nsaghurwe2021one"/>
      <w:bookmarkEnd w:id="925"/>
      <w:r>
        <w:t xml:space="preserve">57. </w:t>
      </w:r>
      <w:r>
        <w:tab/>
      </w:r>
      <w:proofErr w:type="spellStart"/>
      <w:r>
        <w:t>Nsaghurwe</w:t>
      </w:r>
      <w:proofErr w:type="spellEnd"/>
      <w:r>
        <w:t xml:space="preserve"> A, Dwivedi V, </w:t>
      </w:r>
      <w:proofErr w:type="spellStart"/>
      <w:r>
        <w:t>Ndesanjo</w:t>
      </w:r>
      <w:proofErr w:type="spellEnd"/>
      <w:r>
        <w:t xml:space="preserve"> W, et al. One country’s journey to interoperability: Tanzania’s experience developing and implementing a national health information exchange. </w:t>
      </w:r>
      <w:r>
        <w:rPr>
          <w:i/>
          <w:iCs/>
        </w:rPr>
        <w:t>BMC Medical Informatics and Decision Making</w:t>
      </w:r>
      <w:r>
        <w:t>. 2021;21(1):139. doi:</w:t>
      </w:r>
      <w:hyperlink r:id="rId68">
        <w:r w:rsidR="00A513EA">
          <w:rPr>
            <w:rStyle w:val="Hyperlink"/>
          </w:rPr>
          <w:t>10.1186/s12911-021-01499-6</w:t>
        </w:r>
      </w:hyperlink>
    </w:p>
    <w:p w14:paraId="49D4B6D0" w14:textId="77777777" w:rsidR="00A513EA" w:rsidRDefault="00432E7F">
      <w:pPr>
        <w:pStyle w:val="Bibliography"/>
      </w:pPr>
      <w:bookmarkStart w:id="927" w:name="ref-hapi-fhir"/>
      <w:bookmarkEnd w:id="926"/>
      <w:r>
        <w:t xml:space="preserve">58. </w:t>
      </w:r>
      <w:r>
        <w:tab/>
        <w:t xml:space="preserve">HAPI FHIR - The Open Source FHIR API for Java. Accessed September 20, 2024. </w:t>
      </w:r>
      <w:hyperlink r:id="rId69">
        <w:r w:rsidR="00A513EA">
          <w:rPr>
            <w:rStyle w:val="Hyperlink"/>
          </w:rPr>
          <w:t>https://hapifhir.io/</w:t>
        </w:r>
      </w:hyperlink>
    </w:p>
    <w:p w14:paraId="00762EA5" w14:textId="77777777" w:rsidR="00A513EA" w:rsidRDefault="00432E7F">
      <w:pPr>
        <w:pStyle w:val="Bibliography"/>
      </w:pPr>
      <w:bookmarkStart w:id="928" w:name="ref-syzdykova2017opensource"/>
      <w:bookmarkEnd w:id="927"/>
      <w:r>
        <w:t xml:space="preserve">59. </w:t>
      </w:r>
      <w:r>
        <w:tab/>
      </w:r>
      <w:proofErr w:type="spellStart"/>
      <w:r>
        <w:t>Syzdykova</w:t>
      </w:r>
      <w:proofErr w:type="spellEnd"/>
      <w:r>
        <w:t xml:space="preserve"> A, Malta A, Zolfo M, </w:t>
      </w:r>
      <w:proofErr w:type="spellStart"/>
      <w:r>
        <w:t>Diro</w:t>
      </w:r>
      <w:proofErr w:type="spellEnd"/>
      <w:r>
        <w:t xml:space="preserve"> E, Oliveira JL. Open-Source Electronic Health Record Systems for Low-Resource Settings: Systematic Review. </w:t>
      </w:r>
      <w:r>
        <w:rPr>
          <w:i/>
          <w:iCs/>
        </w:rPr>
        <w:t>JMIR Medical Informatics</w:t>
      </w:r>
      <w:r>
        <w:t>. 2017;5(4</w:t>
      </w:r>
      <w:proofErr w:type="gramStart"/>
      <w:r>
        <w:t>):e</w:t>
      </w:r>
      <w:proofErr w:type="gramEnd"/>
      <w:r>
        <w:t>44. doi:</w:t>
      </w:r>
      <w:hyperlink r:id="rId70">
        <w:r w:rsidR="00A513EA">
          <w:rPr>
            <w:rStyle w:val="Hyperlink"/>
          </w:rPr>
          <w:t>10.2196/medinform.8131</w:t>
        </w:r>
      </w:hyperlink>
    </w:p>
    <w:p w14:paraId="50E824B1" w14:textId="77777777" w:rsidR="00A513EA" w:rsidRDefault="00432E7F">
      <w:pPr>
        <w:pStyle w:val="Bibliography"/>
      </w:pPr>
      <w:bookmarkStart w:id="929" w:name="ref-mehl2020open"/>
      <w:bookmarkEnd w:id="928"/>
      <w:r>
        <w:t xml:space="preserve">60. </w:t>
      </w:r>
      <w:r>
        <w:tab/>
      </w:r>
      <w:proofErr w:type="spellStart"/>
      <w:r w:rsidRPr="00C55B5A">
        <w:rPr>
          <w:lang w:val="nl-NL"/>
          <w:rPrChange w:id="930" w:author="Melle Sieswerda" w:date="2025-03-11T09:13:00Z" w16du:dateUtc="2025-03-11T08:13:00Z">
            <w:rPr/>
          </w:rPrChange>
        </w:rPr>
        <w:t>Mehl</w:t>
      </w:r>
      <w:proofErr w:type="spellEnd"/>
      <w:r w:rsidRPr="00C55B5A">
        <w:rPr>
          <w:lang w:val="nl-NL"/>
          <w:rPrChange w:id="931" w:author="Melle Sieswerda" w:date="2025-03-11T09:13:00Z" w16du:dateUtc="2025-03-11T08:13:00Z">
            <w:rPr/>
          </w:rPrChange>
        </w:rPr>
        <w:t xml:space="preserve"> G. Open Smart Register Platform (</w:t>
      </w:r>
      <w:proofErr w:type="spellStart"/>
      <w:r w:rsidRPr="00C55B5A">
        <w:rPr>
          <w:lang w:val="nl-NL"/>
          <w:rPrChange w:id="932" w:author="Melle Sieswerda" w:date="2025-03-11T09:13:00Z" w16du:dateUtc="2025-03-11T08:13:00Z">
            <w:rPr/>
          </w:rPrChange>
        </w:rPr>
        <w:t>OpenSRP</w:t>
      </w:r>
      <w:proofErr w:type="spellEnd"/>
      <w:r w:rsidRPr="00C55B5A">
        <w:rPr>
          <w:lang w:val="nl-NL"/>
          <w:rPrChange w:id="933" w:author="Melle Sieswerda" w:date="2025-03-11T09:13:00Z" w16du:dateUtc="2025-03-11T08:13:00Z">
            <w:rPr/>
          </w:rPrChange>
        </w:rPr>
        <w:t xml:space="preserve">). </w:t>
      </w:r>
      <w:proofErr w:type="spellStart"/>
      <w:r>
        <w:rPr>
          <w:i/>
          <w:iCs/>
        </w:rPr>
        <w:t>OpenSRP</w:t>
      </w:r>
      <w:proofErr w:type="spellEnd"/>
      <w:r>
        <w:t xml:space="preserve">. </w:t>
      </w:r>
      <w:proofErr w:type="gramStart"/>
      <w:r>
        <w:t>2020;5:42</w:t>
      </w:r>
      <w:proofErr w:type="gramEnd"/>
      <w:r>
        <w:t xml:space="preserve">-43. Accessed January 21, 2023. </w:t>
      </w:r>
      <w:hyperlink r:id="rId71">
        <w:r w:rsidR="00A513EA">
          <w:rPr>
            <w:rStyle w:val="Hyperlink"/>
          </w:rPr>
          <w:t>https://lib.digitalsquare.io/handle/123456789/77592</w:t>
        </w:r>
      </w:hyperlink>
    </w:p>
    <w:p w14:paraId="74D46F58" w14:textId="77777777" w:rsidR="00A513EA" w:rsidRDefault="00432E7F">
      <w:pPr>
        <w:pStyle w:val="Bibliography"/>
      </w:pPr>
      <w:bookmarkStart w:id="934" w:name="ref-open-health-stack"/>
      <w:bookmarkEnd w:id="929"/>
      <w:r>
        <w:t xml:space="preserve">61. </w:t>
      </w:r>
      <w:r>
        <w:tab/>
        <w:t xml:space="preserve">Open Health Stack. Accessed September 20, 2024. </w:t>
      </w:r>
      <w:hyperlink r:id="rId72">
        <w:r w:rsidR="00A513EA">
          <w:rPr>
            <w:rStyle w:val="Hyperlink"/>
          </w:rPr>
          <w:t>https://developers.google.com/open-health-stack</w:t>
        </w:r>
      </w:hyperlink>
    </w:p>
    <w:p w14:paraId="14C06E7E" w14:textId="77777777" w:rsidR="00A513EA" w:rsidRDefault="00432E7F">
      <w:pPr>
        <w:pStyle w:val="Bibliography"/>
      </w:pPr>
      <w:bookmarkStart w:id="935" w:name="X832d973b1344ca109e326dc1e2806e4addac434"/>
      <w:bookmarkEnd w:id="934"/>
      <w:r>
        <w:lastRenderedPageBreak/>
        <w:t xml:space="preserve">62. </w:t>
      </w:r>
      <w:r>
        <w:tab/>
        <w:t xml:space="preserve">Development SI for. BUNDA App. May 9, 2023. Accessed January 18, 2024. </w:t>
      </w:r>
      <w:hyperlink r:id="rId73">
        <w:r w:rsidR="00A513EA">
          <w:rPr>
            <w:rStyle w:val="Hyperlink"/>
          </w:rPr>
          <w:t>https://www.sid-indonesia.org/post/bunda-app</w:t>
        </w:r>
      </w:hyperlink>
    </w:p>
    <w:p w14:paraId="355BA46D" w14:textId="77777777" w:rsidR="00A513EA" w:rsidRDefault="00432E7F">
      <w:pPr>
        <w:pStyle w:val="Bibliography"/>
      </w:pPr>
      <w:bookmarkStart w:id="936" w:name="ref-kurniawan2019midwife"/>
      <w:bookmarkEnd w:id="935"/>
      <w:r>
        <w:t xml:space="preserve">63. </w:t>
      </w:r>
      <w:r>
        <w:tab/>
        <w:t xml:space="preserve">Kurniawan K, </w:t>
      </w:r>
      <w:proofErr w:type="spellStart"/>
      <w:r>
        <w:t>FitriaSyah</w:t>
      </w:r>
      <w:proofErr w:type="spellEnd"/>
      <w:r>
        <w:t xml:space="preserve"> I, </w:t>
      </w:r>
      <w:proofErr w:type="spellStart"/>
      <w:r>
        <w:t>Jayakusuma</w:t>
      </w:r>
      <w:proofErr w:type="spellEnd"/>
      <w:r>
        <w:t xml:space="preserve"> AR, et al. Midwife service coverage, quality of work, and client health improved after deployment of an OpenSRP-driven client management application in Indonesia. In: Atlantis Press; 2019:155-162. doi:</w:t>
      </w:r>
      <w:hyperlink r:id="rId74">
        <w:r w:rsidR="00A513EA">
          <w:rPr>
            <w:rStyle w:val="Hyperlink"/>
          </w:rPr>
          <w:t>10.2991/ichs-18.2019.21</w:t>
        </w:r>
      </w:hyperlink>
    </w:p>
    <w:p w14:paraId="17BFBC79" w14:textId="77777777" w:rsidR="00A513EA" w:rsidRDefault="00432E7F">
      <w:pPr>
        <w:pStyle w:val="Bibliography"/>
      </w:pPr>
      <w:bookmarkStart w:id="937" w:name="ref-beda-emr"/>
      <w:bookmarkEnd w:id="936"/>
      <w:r>
        <w:t xml:space="preserve">64. </w:t>
      </w:r>
      <w:r>
        <w:tab/>
        <w:t xml:space="preserve">Beda EMR. Accessed December 30, 2024. </w:t>
      </w:r>
      <w:hyperlink r:id="rId75">
        <w:r w:rsidR="00A513EA">
          <w:rPr>
            <w:rStyle w:val="Hyperlink"/>
          </w:rPr>
          <w:t>https://beda.software/emr</w:t>
        </w:r>
      </w:hyperlink>
    </w:p>
    <w:p w14:paraId="31AE1D63" w14:textId="77777777" w:rsidR="00A513EA" w:rsidRDefault="00432E7F">
      <w:pPr>
        <w:pStyle w:val="Bibliography"/>
      </w:pPr>
      <w:bookmarkStart w:id="938" w:name="ref-fhirconnectspec"/>
      <w:bookmarkEnd w:id="937"/>
      <w:r>
        <w:t xml:space="preserve">65. </w:t>
      </w:r>
      <w:r>
        <w:tab/>
        <w:t xml:space="preserve">FHIR Connect </w:t>
      </w:r>
      <w:proofErr w:type="spellStart"/>
      <w:r>
        <w:t>specfication</w:t>
      </w:r>
      <w:proofErr w:type="spellEnd"/>
      <w:r>
        <w:t xml:space="preserve">. Published online October 10, 2024. Accessed February 4, 2025. </w:t>
      </w:r>
      <w:hyperlink r:id="rId76">
        <w:r w:rsidR="00A513EA">
          <w:rPr>
            <w:rStyle w:val="Hyperlink"/>
          </w:rPr>
          <w:t>https://github.com/better-care/fhir-connect-mapping-spec</w:t>
        </w:r>
      </w:hyperlink>
    </w:p>
    <w:p w14:paraId="7FAA37FA" w14:textId="77777777" w:rsidR="00A513EA" w:rsidRDefault="00432E7F">
      <w:pPr>
        <w:pStyle w:val="Bibliography"/>
      </w:pPr>
      <w:bookmarkStart w:id="939" w:name="ref-openfhir"/>
      <w:bookmarkEnd w:id="938"/>
      <w:r>
        <w:t xml:space="preserve">66. </w:t>
      </w:r>
      <w:r>
        <w:tab/>
        <w:t xml:space="preserve">Welcome to openFHIR’s documentation! — openFHIR 0.9.3 documentation. Accessed February 4, 2025. </w:t>
      </w:r>
      <w:hyperlink r:id="rId77">
        <w:r w:rsidR="00A513EA">
          <w:rPr>
            <w:rStyle w:val="Hyperlink"/>
          </w:rPr>
          <w:t>https://open-fhir.com/documentation/index.html</w:t>
        </w:r>
      </w:hyperlink>
    </w:p>
    <w:p w14:paraId="403269EE" w14:textId="77777777" w:rsidR="00A513EA" w:rsidRDefault="00432E7F">
      <w:pPr>
        <w:pStyle w:val="Bibliography"/>
      </w:pPr>
      <w:bookmarkStart w:id="940" w:name="ref-pohjonen2022norway"/>
      <w:bookmarkEnd w:id="939"/>
      <w:r>
        <w:t xml:space="preserve">67. </w:t>
      </w:r>
      <w:r>
        <w:tab/>
      </w:r>
      <w:proofErr w:type="spellStart"/>
      <w:r>
        <w:t>Pohjonen</w:t>
      </w:r>
      <w:proofErr w:type="spellEnd"/>
      <w:r>
        <w:t xml:space="preserve"> H. Norway, Sweden, and Finland as forerunners in open ecosystems and openEHR. In: </w:t>
      </w:r>
      <w:proofErr w:type="spellStart"/>
      <w:r>
        <w:t>Hovenga</w:t>
      </w:r>
      <w:proofErr w:type="spellEnd"/>
      <w:r>
        <w:t xml:space="preserve"> E, Grain H, eds. </w:t>
      </w:r>
      <w:r>
        <w:rPr>
          <w:i/>
          <w:iCs/>
        </w:rPr>
        <w:t>Roadmap to Successful Digital Health Ecosystems</w:t>
      </w:r>
      <w:r>
        <w:t>. Academic Press; 2022:457-471. doi:</w:t>
      </w:r>
      <w:hyperlink r:id="rId78">
        <w:r w:rsidR="00A513EA">
          <w:rPr>
            <w:rStyle w:val="Hyperlink"/>
          </w:rPr>
          <w:t>10.1016/B978-0-12-823413-6.00011-2</w:t>
        </w:r>
      </w:hyperlink>
    </w:p>
    <w:p w14:paraId="6916AFE4" w14:textId="77777777" w:rsidR="00A513EA" w:rsidRDefault="00432E7F">
      <w:pPr>
        <w:pStyle w:val="Bibliography"/>
      </w:pPr>
      <w:bookmarkStart w:id="941" w:name="ref-clickhouse"/>
      <w:bookmarkEnd w:id="940"/>
      <w:r>
        <w:t xml:space="preserve">68. </w:t>
      </w:r>
      <w:r>
        <w:tab/>
        <w:t xml:space="preserve">ClickHouse. </w:t>
      </w:r>
      <w:proofErr w:type="spellStart"/>
      <w:r>
        <w:t>Clickhouse</w:t>
      </w:r>
      <w:proofErr w:type="spellEnd"/>
      <w:r>
        <w:t xml:space="preserve">: Fast Open-Source OLAP DBMS. Accessed September 20, 2024. </w:t>
      </w:r>
      <w:hyperlink r:id="rId79">
        <w:r w:rsidR="00A513EA">
          <w:rPr>
            <w:rStyle w:val="Hyperlink"/>
          </w:rPr>
          <w:t>https://clickhouse.com</w:t>
        </w:r>
      </w:hyperlink>
    </w:p>
    <w:p w14:paraId="2666B544" w14:textId="77777777" w:rsidR="00A513EA" w:rsidRDefault="00432E7F">
      <w:pPr>
        <w:pStyle w:val="Bibliography"/>
      </w:pPr>
      <w:bookmarkStart w:id="942" w:name="ref-dbt"/>
      <w:bookmarkEnd w:id="941"/>
      <w:r>
        <w:t xml:space="preserve">69. </w:t>
      </w:r>
      <w:r>
        <w:tab/>
      </w:r>
      <w:proofErr w:type="spellStart"/>
      <w:r>
        <w:t>Dbt</w:t>
      </w:r>
      <w:proofErr w:type="spellEnd"/>
      <w:r>
        <w:t xml:space="preserve">. Accessed September 20, 2024. </w:t>
      </w:r>
      <w:hyperlink r:id="rId80">
        <w:r w:rsidR="00A513EA">
          <w:rPr>
            <w:rStyle w:val="Hyperlink"/>
          </w:rPr>
          <w:t>https://www.getdbt.com/index</w:t>
        </w:r>
      </w:hyperlink>
    </w:p>
    <w:p w14:paraId="4D44B9B5" w14:textId="77777777" w:rsidR="00A513EA" w:rsidRDefault="00432E7F">
      <w:pPr>
        <w:pStyle w:val="Bibliography"/>
      </w:pPr>
      <w:bookmarkStart w:id="943" w:name="ref-balch2023machine"/>
      <w:bookmarkEnd w:id="942"/>
      <w:r w:rsidRPr="00627589">
        <w:rPr>
          <w:lang w:val="nl-NL"/>
          <w:rPrChange w:id="944" w:author="Daniel Kapitan" w:date="2025-02-25T11:23:00Z" w16du:dateUtc="2025-02-25T10:23:00Z">
            <w:rPr/>
          </w:rPrChange>
        </w:rPr>
        <w:t xml:space="preserve">70. </w:t>
      </w:r>
      <w:r w:rsidRPr="00627589">
        <w:rPr>
          <w:lang w:val="nl-NL"/>
          <w:rPrChange w:id="945" w:author="Daniel Kapitan" w:date="2025-02-25T11:23:00Z" w16du:dateUtc="2025-02-25T10:23:00Z">
            <w:rPr/>
          </w:rPrChange>
        </w:rPr>
        <w:tab/>
        <w:t xml:space="preserve">Balch JA, </w:t>
      </w:r>
      <w:proofErr w:type="spellStart"/>
      <w:r w:rsidRPr="00627589">
        <w:rPr>
          <w:lang w:val="nl-NL"/>
          <w:rPrChange w:id="946" w:author="Daniel Kapitan" w:date="2025-02-25T11:23:00Z" w16du:dateUtc="2025-02-25T10:23:00Z">
            <w:rPr/>
          </w:rPrChange>
        </w:rPr>
        <w:t>Ruppert</w:t>
      </w:r>
      <w:proofErr w:type="spellEnd"/>
      <w:r w:rsidRPr="00627589">
        <w:rPr>
          <w:lang w:val="nl-NL"/>
          <w:rPrChange w:id="947" w:author="Daniel Kapitan" w:date="2025-02-25T11:23:00Z" w16du:dateUtc="2025-02-25T10:23:00Z">
            <w:rPr/>
          </w:rPrChange>
        </w:rPr>
        <w:t xml:space="preserve"> MM, </w:t>
      </w:r>
      <w:proofErr w:type="spellStart"/>
      <w:r w:rsidRPr="00627589">
        <w:rPr>
          <w:lang w:val="nl-NL"/>
          <w:rPrChange w:id="948" w:author="Daniel Kapitan" w:date="2025-02-25T11:23:00Z" w16du:dateUtc="2025-02-25T10:23:00Z">
            <w:rPr/>
          </w:rPrChange>
        </w:rPr>
        <w:t>Loftus</w:t>
      </w:r>
      <w:proofErr w:type="spellEnd"/>
      <w:r w:rsidRPr="00627589">
        <w:rPr>
          <w:lang w:val="nl-NL"/>
          <w:rPrChange w:id="949" w:author="Daniel Kapitan" w:date="2025-02-25T11:23:00Z" w16du:dateUtc="2025-02-25T10:23:00Z">
            <w:rPr/>
          </w:rPrChange>
        </w:rPr>
        <w:t xml:space="preserve"> TJ, et al. </w:t>
      </w:r>
      <w:r>
        <w:t xml:space="preserve">Machine Learning–Enabled Clinical Information Systems Using Fast Healthcare Interoperability Resources Data Standards: Scoping Review. </w:t>
      </w:r>
      <w:r>
        <w:rPr>
          <w:i/>
          <w:iCs/>
        </w:rPr>
        <w:t>JMIR Medical Informatics</w:t>
      </w:r>
      <w:r>
        <w:t>. 2023;11(1</w:t>
      </w:r>
      <w:proofErr w:type="gramStart"/>
      <w:r>
        <w:t>):e</w:t>
      </w:r>
      <w:proofErr w:type="gramEnd"/>
      <w:r>
        <w:t>48297. doi:</w:t>
      </w:r>
      <w:hyperlink r:id="rId81">
        <w:r w:rsidR="00A513EA">
          <w:rPr>
            <w:rStyle w:val="Hyperlink"/>
          </w:rPr>
          <w:t>10.2196/48297</w:t>
        </w:r>
      </w:hyperlink>
    </w:p>
    <w:p w14:paraId="609543F2" w14:textId="77777777" w:rsidR="00A513EA" w:rsidRDefault="00432E7F">
      <w:pPr>
        <w:pStyle w:val="Bibliography"/>
      </w:pPr>
      <w:bookmarkStart w:id="950" w:name="ref-digitalpublicgoods"/>
      <w:bookmarkEnd w:id="943"/>
      <w:r>
        <w:t xml:space="preserve">71. </w:t>
      </w:r>
      <w:r>
        <w:tab/>
        <w:t xml:space="preserve">Digital Public Goods Alliance. 2024. Accessed February 5, 2024. </w:t>
      </w:r>
      <w:hyperlink r:id="rId82">
        <w:r w:rsidR="00A513EA">
          <w:rPr>
            <w:rStyle w:val="Hyperlink"/>
          </w:rPr>
          <w:t>https://digitalpublicgoods.net/</w:t>
        </w:r>
      </w:hyperlink>
    </w:p>
    <w:p w14:paraId="595C8A08" w14:textId="788FAD7B" w:rsidR="00A513EA" w:rsidRDefault="00432E7F">
      <w:pPr>
        <w:pStyle w:val="Bibliography"/>
      </w:pPr>
      <w:bookmarkStart w:id="951" w:name="ref-instant-openhie-v2"/>
      <w:bookmarkEnd w:id="950"/>
      <w:r>
        <w:t xml:space="preserve">72. </w:t>
      </w:r>
      <w:r>
        <w:tab/>
        <w:t xml:space="preserve">Instant OpenHIE V2. Published online July 3, 2024. Accessed September 20, 2024. </w:t>
      </w:r>
      <w:hyperlink r:id="rId83">
        <w:r w:rsidR="00A513EA">
          <w:rPr>
            <w:rStyle w:val="Hyperlink"/>
          </w:rPr>
          <w:t>https://jembi.gitbook.io/instant-v2/</w:t>
        </w:r>
      </w:hyperlink>
      <w:bookmarkEnd w:id="793"/>
      <w:bookmarkEnd w:id="795"/>
      <w:bookmarkEnd w:id="951"/>
    </w:p>
    <w:sectPr w:rsidR="00A513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Joost Holslag" w:date="2025-03-10T09:13:00Z" w:initials="JH">
    <w:p w14:paraId="68CBB432" w14:textId="77777777" w:rsidR="007F177A" w:rsidRDefault="007F177A" w:rsidP="007F177A">
      <w:r>
        <w:rPr>
          <w:rStyle w:val="CommentReference"/>
        </w:rPr>
        <w:annotationRef/>
      </w:r>
      <w:r>
        <w:rPr>
          <w:sz w:val="20"/>
          <w:szCs w:val="20"/>
        </w:rPr>
        <w:t>Schrijfwijze varieert tussen auteurs, in dit artikel zou consistentie wel net zijn.</w:t>
      </w:r>
    </w:p>
  </w:comment>
  <w:comment w:id="17" w:author="Joost Holslag" w:date="2025-03-10T09:23:00Z" w:initials="JH">
    <w:p w14:paraId="4EAF0CBF" w14:textId="77777777" w:rsidR="00B01F92" w:rsidRDefault="00B01F92" w:rsidP="00B01F92">
      <w:r>
        <w:rPr>
          <w:rStyle w:val="CommentReference"/>
        </w:rPr>
        <w:annotationRef/>
      </w:r>
      <w:r>
        <w:rPr>
          <w:sz w:val="20"/>
          <w:szCs w:val="20"/>
        </w:rPr>
        <w:t>Geldt ook voor de rest van het artikel, samentrekking zijn soms met en soms zonder streepje geschreven.</w:t>
      </w:r>
    </w:p>
  </w:comment>
  <w:comment w:id="19" w:author="Joost Holslag" w:date="2025-03-10T09:04:00Z" w:initials="JH">
    <w:p w14:paraId="673026AD" w14:textId="1C7C97C1" w:rsidR="00F35613" w:rsidRDefault="00F35613" w:rsidP="00F35613">
      <w:r>
        <w:rPr>
          <w:rStyle w:val="CommentReference"/>
        </w:rPr>
        <w:annotationRef/>
      </w:r>
      <w:r>
        <w:rPr>
          <w:sz w:val="20"/>
          <w:szCs w:val="20"/>
        </w:rPr>
        <w:t xml:space="preserve">Ik denk ‘close to zero’. Daar zijn die standaarden ook niet voor bedoeld. Suggestie is om de tweede helft van de zin te schrappen. En evt een zin toe te voegen die iets zegt over toepassing van openEHR (en evt OMOP). </w:t>
      </w:r>
    </w:p>
  </w:comment>
  <w:comment w:id="22" w:author="Joost Holslag" w:date="2025-03-10T09:10:00Z" w:initials="JH">
    <w:p w14:paraId="70939FAA" w14:textId="77777777" w:rsidR="00D0397B" w:rsidRDefault="00D0397B" w:rsidP="00D0397B">
      <w:r>
        <w:rPr>
          <w:rStyle w:val="CommentReference"/>
        </w:rPr>
        <w:annotationRef/>
      </w:r>
      <w:r>
        <w:rPr>
          <w:sz w:val="20"/>
          <w:szCs w:val="20"/>
        </w:rPr>
        <w:t xml:space="preserve">Ben hier niet zo gelukkig mee, omdat ‘administration’ voor mij billing en logistiek impliceert, daar is openEHR juist niet goed in. Het is wel letterlijk hoe het in het gerefereerde artikel staat, dus goede reden om het zo te laten. </w:t>
      </w:r>
    </w:p>
  </w:comment>
  <w:comment w:id="29" w:author="Melle Sieswerda" w:date="2025-03-11T09:13:00Z" w:initials="MS">
    <w:p w14:paraId="13D157A9" w14:textId="77777777" w:rsidR="00C55B5A" w:rsidRDefault="00C55B5A" w:rsidP="00C55B5A">
      <w:r>
        <w:rPr>
          <w:rStyle w:val="CommentReference"/>
        </w:rPr>
        <w:annotationRef/>
      </w:r>
      <w:r>
        <w:rPr>
          <w:color w:val="000000"/>
          <w:sz w:val="20"/>
          <w:szCs w:val="20"/>
        </w:rPr>
        <w:t>Mede n.a.v. opmerking Joost (ik heb dezelfde associatie)  hierboven: is “documentation” een betere term?</w:t>
      </w:r>
    </w:p>
  </w:comment>
  <w:comment w:id="31" w:author="Joost Holslag" w:date="2025-03-10T09:15:00Z" w:initials="JH">
    <w:p w14:paraId="07C4C9D2" w14:textId="5B217EA4" w:rsidR="00260FA6" w:rsidRDefault="00260FA6" w:rsidP="00260FA6">
      <w:r>
        <w:rPr>
          <w:rStyle w:val="CommentReference"/>
        </w:rPr>
        <w:annotationRef/>
      </w:r>
      <w:r>
        <w:rPr>
          <w:sz w:val="20"/>
          <w:szCs w:val="20"/>
        </w:rPr>
        <w:t>Niet: ‘platform’s openness’?</w:t>
      </w:r>
    </w:p>
  </w:comment>
  <w:comment w:id="39" w:author="Joost Holslag" w:date="2025-03-10T09:31:00Z" w:initials="JH">
    <w:p w14:paraId="48350079" w14:textId="77777777" w:rsidR="00F87E51" w:rsidRDefault="00F87E51" w:rsidP="00F87E51">
      <w:r>
        <w:rPr>
          <w:rStyle w:val="CommentReference"/>
        </w:rPr>
        <w:annotationRef/>
      </w:r>
      <w:r>
        <w:rPr>
          <w:sz w:val="20"/>
          <w:szCs w:val="20"/>
        </w:rPr>
        <w:t xml:space="preserve">Overweeg het beschrijven van wat de incentive is. Dat spreekt (voor mij) niet voor zich bij het lezen van de verschillende ecosystems, ik lees nu alleen wat voor soort data het om gaat. </w:t>
      </w:r>
    </w:p>
  </w:comment>
  <w:comment w:id="40" w:author="Melle Sieswerda" w:date="2025-03-11T10:47:00Z" w:initials="MS">
    <w:p w14:paraId="1AA57277" w14:textId="77777777" w:rsidR="00E7322D" w:rsidRDefault="00E7322D" w:rsidP="00E7322D">
      <w:r>
        <w:rPr>
          <w:rStyle w:val="CommentReference"/>
        </w:rPr>
        <w:annotationRef/>
      </w:r>
      <w:r>
        <w:rPr>
          <w:color w:val="000000"/>
          <w:sz w:val="20"/>
          <w:szCs w:val="20"/>
        </w:rPr>
        <w:t>Ik denk dat in dit geval de exernal incentive is dat beurzen/fondsen als voorwaarde stellen dat resultaten open access gepubliceerd worden?</w:t>
      </w:r>
    </w:p>
  </w:comment>
  <w:comment w:id="45" w:author="Melle Sieswerda" w:date="2025-03-11T10:50:00Z" w:initials="MS">
    <w:p w14:paraId="48F1C9D3" w14:textId="77777777" w:rsidR="00844379" w:rsidRDefault="00844379" w:rsidP="00844379">
      <w:r>
        <w:rPr>
          <w:rStyle w:val="CommentReference"/>
        </w:rPr>
        <w:annotationRef/>
      </w:r>
      <w:r>
        <w:rPr>
          <w:color w:val="000000"/>
          <w:sz w:val="20"/>
          <w:szCs w:val="20"/>
        </w:rPr>
        <w:t>“Clinical”?</w:t>
      </w:r>
    </w:p>
  </w:comment>
  <w:comment w:id="371" w:author="Joost Holslag" w:date="2025-03-10T10:15:00Z" w:initials="JH">
    <w:p w14:paraId="52E36609" w14:textId="6E53AC27" w:rsidR="00FB36D5" w:rsidRDefault="00FB36D5" w:rsidP="00FB36D5">
      <w:r>
        <w:rPr>
          <w:rStyle w:val="CommentReference"/>
        </w:rPr>
        <w:annotationRef/>
      </w:r>
      <w:r>
        <w:rPr>
          <w:sz w:val="20"/>
          <w:szCs w:val="20"/>
        </w:rPr>
        <w:t>‘we the authors’? or more generic ‘one wants’?</w:t>
      </w:r>
    </w:p>
  </w:comment>
  <w:comment w:id="372" w:author="Melle Sieswerda" w:date="2025-03-11T17:16:00Z" w:initials="MS">
    <w:p w14:paraId="0331E54E" w14:textId="77777777" w:rsidR="00D104DA" w:rsidRDefault="002566BE" w:rsidP="00D104DA">
      <w:r>
        <w:rPr>
          <w:rStyle w:val="CommentReference"/>
        </w:rPr>
        <w:annotationRef/>
      </w:r>
      <w:r w:rsidR="00D104DA">
        <w:rPr>
          <w:sz w:val="20"/>
          <w:szCs w:val="20"/>
        </w:rPr>
        <w:t xml:space="preserve">I agree; “one” feels better here. Would need to be changed in the next paragraph too (“… allows </w:t>
      </w:r>
      <w:r w:rsidR="00D104DA">
        <w:rPr>
          <w:i/>
          <w:iCs/>
          <w:sz w:val="20"/>
          <w:szCs w:val="20"/>
        </w:rPr>
        <w:t>us</w:t>
      </w:r>
      <w:r w:rsidR="00D104DA">
        <w:rPr>
          <w:sz w:val="20"/>
          <w:szCs w:val="20"/>
        </w:rPr>
        <w:t xml:space="preserve"> to …”).</w:t>
      </w:r>
    </w:p>
  </w:comment>
  <w:comment w:id="382" w:author="Joost Holslag" w:date="2025-03-10T10:23:00Z" w:initials="JH">
    <w:p w14:paraId="179F19BD" w14:textId="0DDF43FC" w:rsidR="009A5571" w:rsidRDefault="009A5571" w:rsidP="009A5571">
      <w:r>
        <w:rPr>
          <w:rStyle w:val="CommentReference"/>
        </w:rPr>
        <w:annotationRef/>
      </w:r>
      <w:r>
        <w:rPr>
          <w:sz w:val="20"/>
          <w:szCs w:val="20"/>
        </w:rPr>
        <w:t>Is dit het geval met deze profielen? Dan zou ik ze deels buiten de zibs/nl-core tekenen. Zo niet dan zou ik de note specificeren dat ander profielen (theoretisch) buiten de scope kunnen vallen. Dat theoretisch is wel ‘dun’ gezien het eerder aangehaald is dat fhir zo extensible is, die extensibility bijt hier wel met de late binding vergelijken met profiling: als je extensies gebruikt kun je die niet late binden, maar moet dat in de bron data gedaan worden.</w:t>
      </w:r>
    </w:p>
  </w:comment>
  <w:comment w:id="383" w:author="Joost Holslag" w:date="2025-03-10T10:24:00Z" w:initials="JH">
    <w:p w14:paraId="4F628D10" w14:textId="77777777" w:rsidR="001B0D67" w:rsidRDefault="001B0D67" w:rsidP="001B0D67">
      <w:r>
        <w:rPr>
          <w:rStyle w:val="CommentReference"/>
        </w:rPr>
        <w:annotationRef/>
      </w:r>
      <w:r>
        <w:rPr>
          <w:sz w:val="20"/>
          <w:szCs w:val="20"/>
        </w:rPr>
        <w:t>(Of in ieder geval sla je het niveau nl-code en zibs 2020 over)</w:t>
      </w:r>
    </w:p>
  </w:comment>
  <w:comment w:id="428" w:author="Femke Heddema" w:date="2025-03-07T15:32:00Z" w:initials="FH">
    <w:p w14:paraId="736CD0ED" w14:textId="32B39EDE" w:rsidR="00432E7F" w:rsidRDefault="00432E7F" w:rsidP="00432E7F">
      <w:pPr>
        <w:pStyle w:val="CommentText"/>
      </w:pPr>
      <w:r>
        <w:rPr>
          <w:rStyle w:val="CommentReference"/>
        </w:rPr>
        <w:annotationRef/>
      </w:r>
      <w:r>
        <w:t xml:space="preserve">Zou late binding niet ook favorable zijn in terms of privacy enhancing techniques? Dat je zo laat mogelijk de PII data en andere data aan elkaar koppelt? If so, Misschien kunnen we noemen dat ingaan op de risks of federated learning niet in scope is, maar dat dit wel een mogelijke aanname is? </w:t>
      </w:r>
    </w:p>
  </w:comment>
  <w:comment w:id="429" w:author="Joost Holslag" w:date="2025-03-10T10:35:00Z" w:initials="JH">
    <w:p w14:paraId="5C24A2AC" w14:textId="77777777" w:rsidR="000D7E34" w:rsidRDefault="000D7E34" w:rsidP="000D7E34">
      <w:r>
        <w:rPr>
          <w:rStyle w:val="CommentReference"/>
        </w:rPr>
        <w:annotationRef/>
      </w:r>
      <w:r>
        <w:rPr>
          <w:sz w:val="20"/>
          <w:szCs w:val="20"/>
        </w:rPr>
        <w:t>Wat is een ‘persistent storage setting’?</w:t>
      </w:r>
    </w:p>
  </w:comment>
  <w:comment w:id="432" w:author="Melle Sieswerda" w:date="2025-03-11T20:07:00Z" w:initials="MS">
    <w:p w14:paraId="229A4403" w14:textId="77777777" w:rsidR="00EA6AE9" w:rsidRDefault="00EA6AE9" w:rsidP="00EA6AE9">
      <w:r>
        <w:rPr>
          <w:rStyle w:val="CommentReference"/>
        </w:rPr>
        <w:annotationRef/>
      </w:r>
      <w:r>
        <w:rPr>
          <w:color w:val="000000"/>
          <w:sz w:val="20"/>
          <w:szCs w:val="20"/>
        </w:rPr>
        <w:t>Mehl et al. is plural, so I think “stress” would be accurate.</w:t>
      </w:r>
    </w:p>
  </w:comment>
  <w:comment w:id="440" w:author="Melle Sieswerda" w:date="2025-03-11T20:53:00Z" w:initials="MS">
    <w:p w14:paraId="3E9279F8" w14:textId="77777777" w:rsidR="00AA7268" w:rsidRDefault="00AA7268" w:rsidP="00AA7268">
      <w:r>
        <w:rPr>
          <w:rStyle w:val="CommentReference"/>
        </w:rPr>
        <w:annotationRef/>
      </w:r>
      <w:r>
        <w:rPr>
          <w:color w:val="000000"/>
          <w:sz w:val="20"/>
          <w:szCs w:val="20"/>
        </w:rPr>
        <w:t>In practice = de facto. This is tautological.</w:t>
      </w:r>
    </w:p>
  </w:comment>
  <w:comment w:id="454" w:author="Melle Sieswerda" w:date="2025-03-11T20:56:00Z" w:initials="MS">
    <w:p w14:paraId="0AB04DD0" w14:textId="77777777" w:rsidR="00D74F76" w:rsidRDefault="00D74F76" w:rsidP="00D74F76">
      <w:r>
        <w:rPr>
          <w:rStyle w:val="CommentReference"/>
        </w:rPr>
        <w:annotationRef/>
      </w:r>
      <w:r>
        <w:rPr>
          <w:color w:val="000000"/>
          <w:sz w:val="20"/>
          <w:szCs w:val="20"/>
        </w:rPr>
        <w:t>Again: “documentation”?</w:t>
      </w:r>
    </w:p>
  </w:comment>
  <w:comment w:id="489" w:author="Joost Holslag" w:date="2025-03-10T10:59:00Z" w:initials="JH">
    <w:p w14:paraId="0E5765A6" w14:textId="7D08DE25" w:rsidR="00EA5166" w:rsidRDefault="00EA5166" w:rsidP="00EA5166">
      <w:r>
        <w:rPr>
          <w:rStyle w:val="CommentReference"/>
        </w:rPr>
        <w:annotationRef/>
      </w:r>
      <w:r>
        <w:rPr>
          <w:sz w:val="20"/>
          <w:szCs w:val="20"/>
        </w:rPr>
        <w:t>Ik zou dit niet linken aan flexibiliteit, maar aan ‘area of applicability’. OpenEHR vind ik niet minder flexibel dan FHIR, wel minder ‘broadly applicable’. OMOP is ook minder broadly applicable (flexibiliteit ervan kan ik moeilijker beoordelen.</w:t>
      </w:r>
    </w:p>
    <w:p w14:paraId="76C652D6" w14:textId="77777777" w:rsidR="00EA5166" w:rsidRDefault="00EA5166" w:rsidP="00EA5166">
      <w:r>
        <w:rPr>
          <w:sz w:val="20"/>
          <w:szCs w:val="20"/>
        </w:rPr>
        <w:t>Hiermee blijft je punt staan, en vermijd je een controversieel punt dat niet onderbouwd wordt.</w:t>
      </w:r>
    </w:p>
  </w:comment>
  <w:comment w:id="500" w:author="Joost Holslag" w:date="2025-03-10T11:01:00Z" w:initials="JH">
    <w:p w14:paraId="3A3B2CF1" w14:textId="77777777" w:rsidR="002E4188" w:rsidRDefault="002E4188" w:rsidP="002E4188">
      <w:r>
        <w:rPr>
          <w:rStyle w:val="CommentReference"/>
        </w:rPr>
        <w:annotationRef/>
      </w:r>
      <w:r>
        <w:rPr>
          <w:sz w:val="20"/>
          <w:szCs w:val="20"/>
        </w:rPr>
        <w:t>Definieeren wat dat is?</w:t>
      </w:r>
    </w:p>
  </w:comment>
  <w:comment w:id="566" w:author="Joost Holslag" w:date="2025-03-10T11:13:00Z" w:initials="JH">
    <w:p w14:paraId="3FF398F8" w14:textId="77777777" w:rsidR="00EC39B3" w:rsidRDefault="00EC39B3" w:rsidP="00EC39B3">
      <w:r>
        <w:rPr>
          <w:rStyle w:val="CommentReference"/>
        </w:rPr>
        <w:annotationRef/>
      </w:r>
      <w:r>
        <w:rPr>
          <w:sz w:val="20"/>
          <w:szCs w:val="20"/>
        </w:rPr>
        <w:t xml:space="preserve">Dit impliceert dat er maar 17 openehr implementaties zijn. Dat is erg ver van de realiteit, eerder duizenden.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CBB432" w15:done="0"/>
  <w15:commentEx w15:paraId="4EAF0CBF" w15:paraIdParent="68CBB432" w15:done="0"/>
  <w15:commentEx w15:paraId="673026AD" w15:done="0"/>
  <w15:commentEx w15:paraId="70939FAA" w15:done="0"/>
  <w15:commentEx w15:paraId="13D157A9" w15:done="0"/>
  <w15:commentEx w15:paraId="07C4C9D2" w15:done="0"/>
  <w15:commentEx w15:paraId="48350079" w15:done="0"/>
  <w15:commentEx w15:paraId="1AA57277" w15:paraIdParent="48350079" w15:done="0"/>
  <w15:commentEx w15:paraId="48F1C9D3" w15:done="0"/>
  <w15:commentEx w15:paraId="52E36609" w15:done="0"/>
  <w15:commentEx w15:paraId="0331E54E" w15:paraIdParent="52E36609" w15:done="0"/>
  <w15:commentEx w15:paraId="179F19BD" w15:done="0"/>
  <w15:commentEx w15:paraId="4F628D10" w15:paraIdParent="179F19BD" w15:done="0"/>
  <w15:commentEx w15:paraId="736CD0ED" w15:done="0"/>
  <w15:commentEx w15:paraId="5C24A2AC" w15:done="0"/>
  <w15:commentEx w15:paraId="229A4403" w15:done="0"/>
  <w15:commentEx w15:paraId="3E9279F8" w15:done="0"/>
  <w15:commentEx w15:paraId="0AB04DD0" w15:done="0"/>
  <w15:commentEx w15:paraId="76C652D6" w15:done="0"/>
  <w15:commentEx w15:paraId="3A3B2CF1" w15:done="0"/>
  <w15:commentEx w15:paraId="3FF39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E8D360" w16cex:dateUtc="2025-03-10T08:13:00Z"/>
  <w16cex:commentExtensible w16cex:durableId="5BF6823A" w16cex:dateUtc="2025-03-10T08:23:00Z"/>
  <w16cex:commentExtensible w16cex:durableId="51E46B37" w16cex:dateUtc="2025-03-10T08:04:00Z"/>
  <w16cex:commentExtensible w16cex:durableId="16B4635F" w16cex:dateUtc="2025-03-10T08:10:00Z">
    <w16cex:extLst>
      <w16:ext w16:uri="{CE6994B0-6A32-4C9F-8C6B-6E91EDA988CE}">
        <cr:reactions xmlns:cr="http://schemas.microsoft.com/office/comments/2020/reactions">
          <cr:reaction reactionType="1">
            <cr:reactionInfo dateUtc="2025-03-11T08:11:30Z">
              <cr:user userId="S::M.Sieswerda@iknl.nl::cdd50008-4c20-4656-a765-11d9d77dbe8c" userProvider="AD" userName="Melle Sieswerda"/>
            </cr:reactionInfo>
          </cr:reaction>
        </cr:reactions>
      </w16:ext>
    </w16cex:extLst>
  </w16cex:commentExtensible>
  <w16cex:commentExtensible w16cex:durableId="6F94E9DF" w16cex:dateUtc="2025-03-11T08:13:00Z"/>
  <w16cex:commentExtensible w16cex:durableId="3C42EC07" w16cex:dateUtc="2025-03-10T08:15:00Z"/>
  <w16cex:commentExtensible w16cex:durableId="0706C7BD" w16cex:dateUtc="2025-03-10T08:31:00Z"/>
  <w16cex:commentExtensible w16cex:durableId="078CA397" w16cex:dateUtc="2025-03-11T09:47:00Z"/>
  <w16cex:commentExtensible w16cex:durableId="54DBC670" w16cex:dateUtc="2025-03-11T09:50:00Z"/>
  <w16cex:commentExtensible w16cex:durableId="3D9B1FE9" w16cex:dateUtc="2025-03-10T09:15:00Z"/>
  <w16cex:commentExtensible w16cex:durableId="39B25738" w16cex:dateUtc="2025-03-11T16:16:00Z"/>
  <w16cex:commentExtensible w16cex:durableId="1B817DD7" w16cex:dateUtc="2025-03-10T09:23:00Z"/>
  <w16cex:commentExtensible w16cex:durableId="7E96DE21" w16cex:dateUtc="2025-03-10T09:24:00Z"/>
  <w16cex:commentExtensible w16cex:durableId="5E912BAD" w16cex:dateUtc="2025-03-07T14:32:00Z"/>
  <w16cex:commentExtensible w16cex:durableId="62939BF1" w16cex:dateUtc="2025-03-10T09:35:00Z"/>
  <w16cex:commentExtensible w16cex:durableId="372B1AE0" w16cex:dateUtc="2025-03-11T19:07:00Z"/>
  <w16cex:commentExtensible w16cex:durableId="112039C2" w16cex:dateUtc="2025-03-11T19:53:00Z"/>
  <w16cex:commentExtensible w16cex:durableId="2FBF004D" w16cex:dateUtc="2025-03-11T19:56:00Z"/>
  <w16cex:commentExtensible w16cex:durableId="6CEFF46B" w16cex:dateUtc="2025-03-10T09:59:00Z"/>
  <w16cex:commentExtensible w16cex:durableId="0FB753F3" w16cex:dateUtc="2025-03-10T10:01:00Z"/>
  <w16cex:commentExtensible w16cex:durableId="407F2505" w16cex:dateUtc="2025-03-10T1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CBB432" w16cid:durableId="41E8D360"/>
  <w16cid:commentId w16cid:paraId="4EAF0CBF" w16cid:durableId="5BF6823A"/>
  <w16cid:commentId w16cid:paraId="673026AD" w16cid:durableId="51E46B37"/>
  <w16cid:commentId w16cid:paraId="70939FAA" w16cid:durableId="16B4635F"/>
  <w16cid:commentId w16cid:paraId="13D157A9" w16cid:durableId="6F94E9DF"/>
  <w16cid:commentId w16cid:paraId="07C4C9D2" w16cid:durableId="3C42EC07"/>
  <w16cid:commentId w16cid:paraId="48350079" w16cid:durableId="0706C7BD"/>
  <w16cid:commentId w16cid:paraId="1AA57277" w16cid:durableId="078CA397"/>
  <w16cid:commentId w16cid:paraId="48F1C9D3" w16cid:durableId="54DBC670"/>
  <w16cid:commentId w16cid:paraId="52E36609" w16cid:durableId="3D9B1FE9"/>
  <w16cid:commentId w16cid:paraId="0331E54E" w16cid:durableId="39B25738"/>
  <w16cid:commentId w16cid:paraId="179F19BD" w16cid:durableId="1B817DD7"/>
  <w16cid:commentId w16cid:paraId="4F628D10" w16cid:durableId="7E96DE21"/>
  <w16cid:commentId w16cid:paraId="736CD0ED" w16cid:durableId="5E912BAD"/>
  <w16cid:commentId w16cid:paraId="5C24A2AC" w16cid:durableId="62939BF1"/>
  <w16cid:commentId w16cid:paraId="229A4403" w16cid:durableId="372B1AE0"/>
  <w16cid:commentId w16cid:paraId="3E9279F8" w16cid:durableId="112039C2"/>
  <w16cid:commentId w16cid:paraId="0AB04DD0" w16cid:durableId="2FBF004D"/>
  <w16cid:commentId w16cid:paraId="76C652D6" w16cid:durableId="6CEFF46B"/>
  <w16cid:commentId w16cid:paraId="3A3B2CF1" w16cid:durableId="0FB753F3"/>
  <w16cid:commentId w16cid:paraId="3FF398F8" w16cid:durableId="407F25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AE5AE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12pt;height:12pt;visibility:visible;mso-wrap-style:square">
            <v:imagedata r:id="rId1" o:title=""/>
          </v:shape>
        </w:pict>
      </mc:Choice>
      <mc:Fallback>
        <w:drawing>
          <wp:inline distT="0" distB="0" distL="0" distR="0" wp14:anchorId="556BD879" wp14:editId="255C7C0A">
            <wp:extent cx="152400" cy="152400"/>
            <wp:effectExtent l="0" t="0" r="0" b="0"/>
            <wp:docPr id="1173564129" name="Picture"/>
            <wp:cNvGraphicFramePr/>
            <a:graphic xmlns:a="http://schemas.openxmlformats.org/drawingml/2006/main">
              <a:graphicData uri="http://schemas.openxmlformats.org/drawingml/2006/picture">
                <pic:pic xmlns:pic="http://schemas.openxmlformats.org/drawingml/2006/picture">
                  <pic:nvPicPr>
                    <pic:cNvPr id="31" name="Picture" descr="/Applications/quarto/share/formats/docx/note.png"/>
                    <pic:cNvPicPr>
                      <a:picLocks noChangeAspect="1" noChangeArrowheads="1"/>
                    </pic:cNvPicPr>
                  </pic:nvPicPr>
                  <pic:blipFill>
                    <a:blip r:embed="rId2"/>
                    <a:stretch>
                      <a:fillRect/>
                    </a:stretch>
                  </pic:blipFill>
                  <pic:spPr bwMode="auto">
                    <a:xfrm>
                      <a:off x="0" y="0"/>
                      <a:ext cx="152400" cy="152400"/>
                    </a:xfrm>
                    <a:prstGeom prst="rect">
                      <a:avLst/>
                    </a:prstGeom>
                    <a:noFill/>
                    <a:ln w="9525">
                      <a:noFill/>
                      <a:headEnd/>
                      <a:tailEnd/>
                    </a:ln>
                  </pic:spPr>
                </pic:pic>
              </a:graphicData>
            </a:graphic>
          </wp:inline>
        </w:drawing>
      </mc:Fallback>
    </mc:AlternateContent>
  </w:numPicBullet>
  <w:abstractNum w:abstractNumId="0" w15:restartNumberingAfterBreak="0">
    <w:nsid w:val="0000A990"/>
    <w:multiLevelType w:val="multilevel"/>
    <w:tmpl w:val="E004ADD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7254471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Kapitan">
    <w15:presenceInfo w15:providerId="AD" w15:userId="S::d.kapitan@Pharmaccess.org::cf095b7b-c312-49a1-9e0b-c7f726f84cca"/>
  </w15:person>
  <w15:person w15:author="Joost Holslag">
    <w15:presenceInfo w15:providerId="Windows Live" w15:userId="c2f70df9d26cee71"/>
  </w15:person>
  <w15:person w15:author="Melle Sieswerda">
    <w15:presenceInfo w15:providerId="AD" w15:userId="S::M.Sieswerda@iknl.nl::cdd50008-4c20-4656-a765-11d9d77dbe8c"/>
  </w15:person>
  <w15:person w15:author="Bart-Jan Verhoeff">
    <w15:presenceInfo w15:providerId="AD" w15:userId="S::b.verhoeff@zorgalgoritmen.nl::827e9bdf-712e-4728-8ae5-82f24c44fd4a"/>
  </w15:person>
  <w15:person w15:author="Femke Heddema">
    <w15:presenceInfo w15:providerId="AD" w15:userId="S::f.heddema@Pharmaccess.org::7cad5fb9-5f87-445f-8a70-ae27c9461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EA"/>
    <w:rsid w:val="00004778"/>
    <w:rsid w:val="0003418C"/>
    <w:rsid w:val="000764CD"/>
    <w:rsid w:val="00076706"/>
    <w:rsid w:val="00085D83"/>
    <w:rsid w:val="000C0722"/>
    <w:rsid w:val="000C65BA"/>
    <w:rsid w:val="000D7E34"/>
    <w:rsid w:val="000E4FCD"/>
    <w:rsid w:val="000F4E6C"/>
    <w:rsid w:val="00122D0D"/>
    <w:rsid w:val="00155AE3"/>
    <w:rsid w:val="001618F4"/>
    <w:rsid w:val="0018189F"/>
    <w:rsid w:val="00196BFF"/>
    <w:rsid w:val="001B0D67"/>
    <w:rsid w:val="001C2B6A"/>
    <w:rsid w:val="001C561C"/>
    <w:rsid w:val="0025427A"/>
    <w:rsid w:val="002566BE"/>
    <w:rsid w:val="00260FA6"/>
    <w:rsid w:val="0026272F"/>
    <w:rsid w:val="00277DB4"/>
    <w:rsid w:val="002A057F"/>
    <w:rsid w:val="002A5494"/>
    <w:rsid w:val="002C55DB"/>
    <w:rsid w:val="002E4188"/>
    <w:rsid w:val="00304CFE"/>
    <w:rsid w:val="00316B97"/>
    <w:rsid w:val="00321AC2"/>
    <w:rsid w:val="003242A9"/>
    <w:rsid w:val="00376FF7"/>
    <w:rsid w:val="00382CC5"/>
    <w:rsid w:val="00396AEB"/>
    <w:rsid w:val="003A1D71"/>
    <w:rsid w:val="003A747E"/>
    <w:rsid w:val="003B3039"/>
    <w:rsid w:val="003D0640"/>
    <w:rsid w:val="003D0DD3"/>
    <w:rsid w:val="003D6C57"/>
    <w:rsid w:val="004136FE"/>
    <w:rsid w:val="0041623F"/>
    <w:rsid w:val="00417DFA"/>
    <w:rsid w:val="00432E7F"/>
    <w:rsid w:val="0044173C"/>
    <w:rsid w:val="00471E59"/>
    <w:rsid w:val="004A1A11"/>
    <w:rsid w:val="004B4A6C"/>
    <w:rsid w:val="005311E8"/>
    <w:rsid w:val="00533357"/>
    <w:rsid w:val="00536E96"/>
    <w:rsid w:val="00537B3B"/>
    <w:rsid w:val="005436A8"/>
    <w:rsid w:val="005460D7"/>
    <w:rsid w:val="0056325D"/>
    <w:rsid w:val="005739C7"/>
    <w:rsid w:val="0057537A"/>
    <w:rsid w:val="00594EA5"/>
    <w:rsid w:val="005A0A7C"/>
    <w:rsid w:val="005A1677"/>
    <w:rsid w:val="005B4D51"/>
    <w:rsid w:val="00604E99"/>
    <w:rsid w:val="006157BF"/>
    <w:rsid w:val="00627589"/>
    <w:rsid w:val="00643B99"/>
    <w:rsid w:val="00680B04"/>
    <w:rsid w:val="00684F7C"/>
    <w:rsid w:val="00685E42"/>
    <w:rsid w:val="00696DF9"/>
    <w:rsid w:val="006C3CBB"/>
    <w:rsid w:val="006C5302"/>
    <w:rsid w:val="006E5931"/>
    <w:rsid w:val="006E759F"/>
    <w:rsid w:val="006F00B2"/>
    <w:rsid w:val="006F5AAB"/>
    <w:rsid w:val="00705987"/>
    <w:rsid w:val="007302D5"/>
    <w:rsid w:val="007342E1"/>
    <w:rsid w:val="00767862"/>
    <w:rsid w:val="00773045"/>
    <w:rsid w:val="007B253D"/>
    <w:rsid w:val="007F177A"/>
    <w:rsid w:val="00802E10"/>
    <w:rsid w:val="00805C59"/>
    <w:rsid w:val="00816660"/>
    <w:rsid w:val="00836CED"/>
    <w:rsid w:val="00844379"/>
    <w:rsid w:val="0085038B"/>
    <w:rsid w:val="0086016F"/>
    <w:rsid w:val="00867D3D"/>
    <w:rsid w:val="00894994"/>
    <w:rsid w:val="008B5B08"/>
    <w:rsid w:val="008B7EEC"/>
    <w:rsid w:val="008F0207"/>
    <w:rsid w:val="008F7AC8"/>
    <w:rsid w:val="008F7D2D"/>
    <w:rsid w:val="00900C6C"/>
    <w:rsid w:val="00912E52"/>
    <w:rsid w:val="00966F30"/>
    <w:rsid w:val="009737DD"/>
    <w:rsid w:val="00973B95"/>
    <w:rsid w:val="009A5571"/>
    <w:rsid w:val="009B00ED"/>
    <w:rsid w:val="009C1874"/>
    <w:rsid w:val="009C4BE7"/>
    <w:rsid w:val="009F7FD1"/>
    <w:rsid w:val="00A034A6"/>
    <w:rsid w:val="00A40A9E"/>
    <w:rsid w:val="00A41A6F"/>
    <w:rsid w:val="00A513EA"/>
    <w:rsid w:val="00A54DDB"/>
    <w:rsid w:val="00A90C8A"/>
    <w:rsid w:val="00A95FE2"/>
    <w:rsid w:val="00AA7268"/>
    <w:rsid w:val="00AB0719"/>
    <w:rsid w:val="00B01F92"/>
    <w:rsid w:val="00B16CEC"/>
    <w:rsid w:val="00B4042D"/>
    <w:rsid w:val="00B54145"/>
    <w:rsid w:val="00B54C05"/>
    <w:rsid w:val="00BA35D9"/>
    <w:rsid w:val="00BB2FCF"/>
    <w:rsid w:val="00BB71C8"/>
    <w:rsid w:val="00BB7E4B"/>
    <w:rsid w:val="00BE5F4B"/>
    <w:rsid w:val="00BF0576"/>
    <w:rsid w:val="00BF689E"/>
    <w:rsid w:val="00C11EBC"/>
    <w:rsid w:val="00C36AC7"/>
    <w:rsid w:val="00C4677F"/>
    <w:rsid w:val="00C475CF"/>
    <w:rsid w:val="00C55B5A"/>
    <w:rsid w:val="00C80EC7"/>
    <w:rsid w:val="00C80F24"/>
    <w:rsid w:val="00C931F9"/>
    <w:rsid w:val="00C944FB"/>
    <w:rsid w:val="00CA200A"/>
    <w:rsid w:val="00CC077D"/>
    <w:rsid w:val="00CE3AFC"/>
    <w:rsid w:val="00CE7D4E"/>
    <w:rsid w:val="00CF74F4"/>
    <w:rsid w:val="00D0397B"/>
    <w:rsid w:val="00D104DA"/>
    <w:rsid w:val="00D36561"/>
    <w:rsid w:val="00D42842"/>
    <w:rsid w:val="00D6631B"/>
    <w:rsid w:val="00D74F76"/>
    <w:rsid w:val="00D87B89"/>
    <w:rsid w:val="00DC2C20"/>
    <w:rsid w:val="00DD0A48"/>
    <w:rsid w:val="00DF5C05"/>
    <w:rsid w:val="00E029EA"/>
    <w:rsid w:val="00E033BD"/>
    <w:rsid w:val="00E30E20"/>
    <w:rsid w:val="00E50A75"/>
    <w:rsid w:val="00E56E49"/>
    <w:rsid w:val="00E7322D"/>
    <w:rsid w:val="00E86B8B"/>
    <w:rsid w:val="00E909E0"/>
    <w:rsid w:val="00EA31BF"/>
    <w:rsid w:val="00EA5166"/>
    <w:rsid w:val="00EA6AE9"/>
    <w:rsid w:val="00EA7802"/>
    <w:rsid w:val="00EC39B3"/>
    <w:rsid w:val="00EE3E21"/>
    <w:rsid w:val="00EE445A"/>
    <w:rsid w:val="00EF077A"/>
    <w:rsid w:val="00F179EF"/>
    <w:rsid w:val="00F2676C"/>
    <w:rsid w:val="00F31E57"/>
    <w:rsid w:val="00F3420C"/>
    <w:rsid w:val="00F35613"/>
    <w:rsid w:val="00F55B9D"/>
    <w:rsid w:val="00F575C8"/>
    <w:rsid w:val="00F57C3A"/>
    <w:rsid w:val="00F66CDE"/>
    <w:rsid w:val="00F813CA"/>
    <w:rsid w:val="00F81C09"/>
    <w:rsid w:val="00F87E51"/>
    <w:rsid w:val="00FA39CE"/>
    <w:rsid w:val="00FB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9172D"/>
  <w15:docId w15:val="{BD731117-17B8-154D-9ACB-3589970D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Revision">
    <w:name w:val="Revision"/>
    <w:hidden/>
    <w:rsid w:val="00627589"/>
    <w:pPr>
      <w:spacing w:after="0"/>
    </w:pPr>
  </w:style>
  <w:style w:type="character" w:styleId="UnresolvedMention">
    <w:name w:val="Unresolved Mention"/>
    <w:basedOn w:val="DefaultParagraphFont"/>
    <w:uiPriority w:val="99"/>
    <w:semiHidden/>
    <w:unhideWhenUsed/>
    <w:rsid w:val="00C475CF"/>
    <w:rPr>
      <w:color w:val="605E5C"/>
      <w:shd w:val="clear" w:color="auto" w:fill="E1DFDD"/>
    </w:rPr>
  </w:style>
  <w:style w:type="character" w:styleId="FollowedHyperlink">
    <w:name w:val="FollowedHyperlink"/>
    <w:basedOn w:val="DefaultParagraphFont"/>
    <w:rsid w:val="00C475CF"/>
    <w:rPr>
      <w:color w:val="96607D" w:themeColor="followedHyperlink"/>
      <w:u w:val="single"/>
    </w:rPr>
  </w:style>
  <w:style w:type="character" w:styleId="CommentReference">
    <w:name w:val="annotation reference"/>
    <w:basedOn w:val="DefaultParagraphFont"/>
    <w:rsid w:val="00432E7F"/>
    <w:rPr>
      <w:sz w:val="16"/>
      <w:szCs w:val="16"/>
    </w:rPr>
  </w:style>
  <w:style w:type="paragraph" w:styleId="CommentText">
    <w:name w:val="annotation text"/>
    <w:basedOn w:val="Normal"/>
    <w:link w:val="CommentTextChar"/>
    <w:rsid w:val="00432E7F"/>
    <w:rPr>
      <w:sz w:val="20"/>
      <w:szCs w:val="20"/>
    </w:rPr>
  </w:style>
  <w:style w:type="character" w:customStyle="1" w:styleId="CommentTextChar">
    <w:name w:val="Comment Text Char"/>
    <w:basedOn w:val="DefaultParagraphFont"/>
    <w:link w:val="CommentText"/>
    <w:rsid w:val="00432E7F"/>
    <w:rPr>
      <w:sz w:val="20"/>
      <w:szCs w:val="20"/>
    </w:rPr>
  </w:style>
  <w:style w:type="paragraph" w:styleId="CommentSubject">
    <w:name w:val="annotation subject"/>
    <w:basedOn w:val="CommentText"/>
    <w:next w:val="CommentText"/>
    <w:link w:val="CommentSubjectChar"/>
    <w:rsid w:val="00432E7F"/>
    <w:rPr>
      <w:b/>
      <w:bCs/>
    </w:rPr>
  </w:style>
  <w:style w:type="character" w:customStyle="1" w:styleId="CommentSubjectChar">
    <w:name w:val="Comment Subject Char"/>
    <w:basedOn w:val="CommentTextChar"/>
    <w:link w:val="CommentSubject"/>
    <w:rsid w:val="00432E7F"/>
    <w:rPr>
      <w:b/>
      <w:bCs/>
      <w:sz w:val="20"/>
      <w:szCs w:val="20"/>
    </w:rPr>
  </w:style>
  <w:style w:type="table" w:styleId="TableGrid">
    <w:name w:val="Table Grid"/>
    <w:basedOn w:val="TableNormal"/>
    <w:rsid w:val="00F66CD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F66CDE"/>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04578">
      <w:bodyDiv w:val="1"/>
      <w:marLeft w:val="0"/>
      <w:marRight w:val="0"/>
      <w:marTop w:val="0"/>
      <w:marBottom w:val="0"/>
      <w:divBdr>
        <w:top w:val="none" w:sz="0" w:space="0" w:color="auto"/>
        <w:left w:val="none" w:sz="0" w:space="0" w:color="auto"/>
        <w:bottom w:val="none" w:sz="0" w:space="0" w:color="auto"/>
        <w:right w:val="none" w:sz="0" w:space="0" w:color="auto"/>
      </w:divBdr>
    </w:div>
    <w:div w:id="1911305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96/jmir.1521" TargetMode="External"/><Relationship Id="rId21" Type="http://schemas.openxmlformats.org/officeDocument/2006/relationships/hyperlink" Target="https://doi.org/10.1057/s41265-016-0033-3" TargetMode="External"/><Relationship Id="rId42" Type="http://schemas.openxmlformats.org/officeDocument/2006/relationships/hyperlink" Target="https://www.ohdsi.org/2022showcase-33/" TargetMode="External"/><Relationship Id="rId47" Type="http://schemas.openxmlformats.org/officeDocument/2006/relationships/hyperlink" Target="https://doi.org/10.1007/978-981-15-6315-7_7" TargetMode="External"/><Relationship Id="rId63" Type="http://schemas.openxmlformats.org/officeDocument/2006/relationships/hyperlink" Target="https://duckdb.org/" TargetMode="External"/><Relationship Id="rId68" Type="http://schemas.openxmlformats.org/officeDocument/2006/relationships/hyperlink" Target="https://doi.org/10.1186/s12911-021-01499-6" TargetMode="External"/><Relationship Id="rId84" Type="http://schemas.openxmlformats.org/officeDocument/2006/relationships/fontTable" Target="fontTable.xml"/><Relationship Id="rId16" Type="http://schemas.openxmlformats.org/officeDocument/2006/relationships/image" Target="media/image6.png"/><Relationship Id="rId11" Type="http://schemas.microsoft.com/office/2018/08/relationships/commentsExtensible" Target="commentsExtensible.xml"/><Relationship Id="rId32" Type="http://schemas.openxmlformats.org/officeDocument/2006/relationships/hyperlink" Target="https://doi.org/10.1093/oodh/oqad018" TargetMode="External"/><Relationship Id="rId37" Type="http://schemas.openxmlformats.org/officeDocument/2006/relationships/hyperlink" Target="https://www.ohdsi.org/software-tools/" TargetMode="External"/><Relationship Id="rId53" Type="http://schemas.openxmlformats.org/officeDocument/2006/relationships/hyperlink" Target="https://doi.org/10.1016/j.jbi.2023.104338" TargetMode="External"/><Relationship Id="rId58" Type="http://schemas.openxmlformats.org/officeDocument/2006/relationships/hyperlink" Target="https://doi.org/10.2139/ssrn.4765588" TargetMode="External"/><Relationship Id="rId74" Type="http://schemas.openxmlformats.org/officeDocument/2006/relationships/hyperlink" Target="https://doi.org/10.2991/ichs-18.2019.21" TargetMode="External"/><Relationship Id="rId79" Type="http://schemas.openxmlformats.org/officeDocument/2006/relationships/hyperlink" Target="https://clickhouse.com" TargetMode="External"/><Relationship Id="rId5" Type="http://schemas.openxmlformats.org/officeDocument/2006/relationships/styles" Target="styles.xml"/><Relationship Id="rId19" Type="http://schemas.openxmlformats.org/officeDocument/2006/relationships/hyperlink" Target="https://docs.opensrp.io/" TargetMode="External"/><Relationship Id="rId14" Type="http://schemas.openxmlformats.org/officeDocument/2006/relationships/image" Target="media/image4.png"/><Relationship Id="rId22" Type="http://schemas.openxmlformats.org/officeDocument/2006/relationships/hyperlink" Target="https://openfuture.pubpub.org/pub/paradox-of-open/release/1" TargetMode="External"/><Relationship Id="rId27" Type="http://schemas.openxmlformats.org/officeDocument/2006/relationships/hyperlink" Target="https://en.wikipedia.org/w/index.php?title=GSM&amp;oldid=1245675274" TargetMode="External"/><Relationship Id="rId30" Type="http://schemas.openxmlformats.org/officeDocument/2006/relationships/hyperlink" Target="https://simplifier.net/organization/firely/news/153" TargetMode="External"/><Relationship Id="rId35" Type="http://schemas.openxmlformats.org/officeDocument/2006/relationships/hyperlink" Target="https://build.fhir.org/ig/FHIR/sql-on-fhir-v2/" TargetMode="External"/><Relationship Id="rId43" Type="http://schemas.openxmlformats.org/officeDocument/2006/relationships/hyperlink" Target="https://doi.org/10.1016/j.jbi.2024.104661" TargetMode="External"/><Relationship Id="rId48" Type="http://schemas.openxmlformats.org/officeDocument/2006/relationships/hyperlink" Target="https://doi.org/10.3233/SHTI220682" TargetMode="External"/><Relationship Id="rId56" Type="http://schemas.openxmlformats.org/officeDocument/2006/relationships/hyperlink" Target="https://doi.org/10.1109/TKDE.2023.3270101" TargetMode="External"/><Relationship Id="rId64" Type="http://schemas.openxmlformats.org/officeDocument/2006/relationships/hyperlink" Target="https://doi.org/10.7189/jogh.12.04090" TargetMode="External"/><Relationship Id="rId69" Type="http://schemas.openxmlformats.org/officeDocument/2006/relationships/hyperlink" Target="https://hapifhir.io/" TargetMode="External"/><Relationship Id="rId77" Type="http://schemas.openxmlformats.org/officeDocument/2006/relationships/hyperlink" Target="https://open-fhir.com/documentation/index.html" TargetMode="External"/><Relationship Id="rId8" Type="http://schemas.openxmlformats.org/officeDocument/2006/relationships/comments" Target="comments.xml"/><Relationship Id="rId51" Type="http://schemas.openxmlformats.org/officeDocument/2006/relationships/hyperlink" Target="https://doi.org/10.1016/j.csbj.2024.02.014" TargetMode="External"/><Relationship Id="rId72" Type="http://schemas.openxmlformats.org/officeDocument/2006/relationships/hyperlink" Target="https://developers.google.com/open-health-stack" TargetMode="External"/><Relationship Id="rId80" Type="http://schemas.openxmlformats.org/officeDocument/2006/relationships/hyperlink" Target="https://www.getdbt.com/index" TargetMode="Externa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jembi.gitbook.io/" TargetMode="External"/><Relationship Id="rId25" Type="http://schemas.openxmlformats.org/officeDocument/2006/relationships/hyperlink" Target="https://doi.org/10.1145/3565011.3569056" TargetMode="External"/><Relationship Id="rId33" Type="http://schemas.openxmlformats.org/officeDocument/2006/relationships/hyperlink" Target="https://doi.org/10.1038/s41746-020-00358-4" TargetMode="External"/><Relationship Id="rId38" Type="http://schemas.openxmlformats.org/officeDocument/2006/relationships/hyperlink" Target="https://openehr.org/products_tools/platform/" TargetMode="External"/><Relationship Id="rId46" Type="http://schemas.openxmlformats.org/officeDocument/2006/relationships/hyperlink" Target="https://www.ncbi.nlm.nih.gov/pmc/articles/PMC8075508/" TargetMode="External"/><Relationship Id="rId59" Type="http://schemas.openxmlformats.org/officeDocument/2006/relationships/hyperlink" Target="https://doi.org/10.14778/3603581.3603604" TargetMode="External"/><Relationship Id="rId67" Type="http://schemas.openxmlformats.org/officeDocument/2006/relationships/hyperlink" Target="https://doi.org/10.1055/s-0043-1768711" TargetMode="External"/><Relationship Id="rId20" Type="http://schemas.openxmlformats.org/officeDocument/2006/relationships/hyperlink" Target="https://doi.org/10.2196/55779" TargetMode="External"/><Relationship Id="rId41" Type="http://schemas.openxmlformats.org/officeDocument/2006/relationships/hyperlink" Target="https://doi.org/10.1016/j.cmpb.2021.106394" TargetMode="External"/><Relationship Id="rId54" Type="http://schemas.openxmlformats.org/officeDocument/2006/relationships/hyperlink" Target="https://doi.org/10.1016/j.ijmedinf.2022.104925" TargetMode="External"/><Relationship Id="rId62" Type="http://schemas.openxmlformats.org/officeDocument/2006/relationships/hyperlink" Target="https://iceberg.apache.org/" TargetMode="External"/><Relationship Id="rId70" Type="http://schemas.openxmlformats.org/officeDocument/2006/relationships/hyperlink" Target="https://doi.org/10.2196/medinform.8131" TargetMode="External"/><Relationship Id="rId75" Type="http://schemas.openxmlformats.org/officeDocument/2006/relationships/hyperlink" Target="https://beda.software/emr" TargetMode="External"/><Relationship Id="rId83" Type="http://schemas.openxmlformats.org/officeDocument/2006/relationships/hyperlink" Target="https://jembi.gitbook.io/instant-v2/"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i.org/10.1126/science.1196187" TargetMode="External"/><Relationship Id="rId28" Type="http://schemas.openxmlformats.org/officeDocument/2006/relationships/hyperlink" Target="https://www.hl7.org/documentcenter/public/white-papers/2024%20StateofFHIRSurveyResults_final.pdf" TargetMode="External"/><Relationship Id="rId36" Type="http://schemas.openxmlformats.org/officeDocument/2006/relationships/hyperlink" Target="https://confluence.hl7.org/display/FHIR/Open+Source+Implementations" TargetMode="External"/><Relationship Id="rId49" Type="http://schemas.openxmlformats.org/officeDocument/2006/relationships/hyperlink" Target="https://doi.org/10.1093/jamia/ocac105" TargetMode="External"/><Relationship Id="rId57" Type="http://schemas.openxmlformats.org/officeDocument/2006/relationships/hyperlink" Target="https://doi.org/10.1109/BigData55660.2022.10020719" TargetMode="External"/><Relationship Id="rId10" Type="http://schemas.microsoft.com/office/2016/09/relationships/commentsIds" Target="commentsIds.xml"/><Relationship Id="rId31" Type="http://schemas.openxmlformats.org/officeDocument/2006/relationships/hyperlink" Target="http://hcxprotocol.io/" TargetMode="External"/><Relationship Id="rId44" Type="http://schemas.openxmlformats.org/officeDocument/2006/relationships/hyperlink" Target="https://doi.org/10.1183/23120541.00168-2022" TargetMode="External"/><Relationship Id="rId52" Type="http://schemas.openxmlformats.org/officeDocument/2006/relationships/hyperlink" Target="https://doi.org/10.1371/journal.pone.0223010" TargetMode="External"/><Relationship Id="rId60" Type="http://schemas.openxmlformats.org/officeDocument/2006/relationships/hyperlink" Target="https://arrow.apache.org/" TargetMode="External"/><Relationship Id="rId65" Type="http://schemas.openxmlformats.org/officeDocument/2006/relationships/hyperlink" Target="https://ohie.org/" TargetMode="External"/><Relationship Id="rId73" Type="http://schemas.openxmlformats.org/officeDocument/2006/relationships/hyperlink" Target="https://www.sid-indonesia.org/post/bunda-app" TargetMode="External"/><Relationship Id="rId78" Type="http://schemas.openxmlformats.org/officeDocument/2006/relationships/hyperlink" Target="https://doi.org/10.1016/B978-0-12-823413-6.00011-2" TargetMode="External"/><Relationship Id="rId81" Type="http://schemas.openxmlformats.org/officeDocument/2006/relationships/hyperlink" Target="https://doi.org/10.2196/48297" TargetMode="External"/><Relationship Id="rId86" Type="http://schemas.openxmlformats.org/officeDocument/2006/relationships/theme" Target="theme/theme1.xml"/><Relationship Id="rId4" Type="http://schemas.openxmlformats.org/officeDocument/2006/relationships/numbering" Target="numbering.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doi.org/10.1038/s41746-020-00323-1" TargetMode="External"/><Relationship Id="rId34" Type="http://schemas.openxmlformats.org/officeDocument/2006/relationships/hyperlink" Target="https://doi.org/10.1093/jamia/ocab028" TargetMode="External"/><Relationship Id="rId50" Type="http://schemas.openxmlformats.org/officeDocument/2006/relationships/hyperlink" Target="https://doi.org/10.1093/jamia/ocad235" TargetMode="External"/><Relationship Id="rId55" Type="http://schemas.openxmlformats.org/officeDocument/2006/relationships/hyperlink" Target="https://omoponfhir.org/" TargetMode="External"/><Relationship Id="rId76" Type="http://schemas.openxmlformats.org/officeDocument/2006/relationships/hyperlink" Target="https://github.com/better-care/fhir-connect-mapping-spec" TargetMode="External"/><Relationship Id="rId7" Type="http://schemas.openxmlformats.org/officeDocument/2006/relationships/webSettings" Target="webSettings.xml"/><Relationship Id="rId71" Type="http://schemas.openxmlformats.org/officeDocument/2006/relationships/hyperlink" Target="https://lib.digitalsquare.io/handle/123456789/77592" TargetMode="External"/><Relationship Id="rId2" Type="http://schemas.openxmlformats.org/officeDocument/2006/relationships/customXml" Target="../customXml/item2.xml"/><Relationship Id="rId29" Type="http://schemas.openxmlformats.org/officeDocument/2006/relationships/hyperlink" Target="https://ehr-exchange-format.eu/wp-content/uploads/2024/10/D2.2-v20240704-EHRxF-in-a-Nutshell-WP2-ISCTE.pdf" TargetMode="External"/><Relationship Id="rId24" Type="http://schemas.openxmlformats.org/officeDocument/2006/relationships/hyperlink" Target="https://doi.org/10.1145/3274770" TargetMode="External"/><Relationship Id="rId40" Type="http://schemas.openxmlformats.org/officeDocument/2006/relationships/hyperlink" Target="https://health-ri.atlassian.net/wiki/spaces/HNG/pages/249073646/Agreements+on+the+National+Health+Data+Infrastructure+for+Research+Policy+and+Innovation" TargetMode="External"/><Relationship Id="rId45" Type="http://schemas.openxmlformats.org/officeDocument/2006/relationships/hyperlink" Target="https://www.ohdsi-europe.org/images/symposium-2024/Posters/poster%20OHDSI%20FHIN%20Camille%20Deltomme%20-%20Camille%20Deltomme.pdf" TargetMode="External"/><Relationship Id="rId66" Type="http://schemas.openxmlformats.org/officeDocument/2006/relationships/hyperlink" Target="https://doi.org/10.1371/journal.pdig.0000118" TargetMode="External"/><Relationship Id="rId61" Type="http://schemas.openxmlformats.org/officeDocument/2006/relationships/hyperlink" Target="https://parquet.apache.org/" TargetMode="External"/><Relationship Id="rId82" Type="http://schemas.openxmlformats.org/officeDocument/2006/relationships/hyperlink" Target="https://digitalpublicgoods.ne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59297A20459D42B58EEB363C4C3D36" ma:contentTypeVersion="18" ma:contentTypeDescription="Create a new document." ma:contentTypeScope="" ma:versionID="d1a7da46e856dad8ca429b9fd667fd7a">
  <xsd:schema xmlns:xsd="http://www.w3.org/2001/XMLSchema" xmlns:xs="http://www.w3.org/2001/XMLSchema" xmlns:p="http://schemas.microsoft.com/office/2006/metadata/properties" xmlns:ns2="68c33a9f-1328-42b5-aeba-449adfc83168" xmlns:ns3="db6822a6-7b4e-447b-93a4-27ef519bda25" targetNamespace="http://schemas.microsoft.com/office/2006/metadata/properties" ma:root="true" ma:fieldsID="6d0dbaa26a2105a176f7ecd760bab981" ns2:_="" ns3:_="">
    <xsd:import namespace="68c33a9f-1328-42b5-aeba-449adfc83168"/>
    <xsd:import namespace="db6822a6-7b4e-447b-93a4-27ef519bda2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c33a9f-1328-42b5-aeba-449adfc831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795b493-bbbb-48cb-bcb7-5653facd095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6822a6-7b4e-447b-93a4-27ef519bda2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052bc5e-c31b-4782-95ca-4c25dc417e29}" ma:internalName="TaxCatchAll" ma:showField="CatchAllData" ma:web="db6822a6-7b4e-447b-93a4-27ef519bda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8c33a9f-1328-42b5-aeba-449adfc83168">
      <Terms xmlns="http://schemas.microsoft.com/office/infopath/2007/PartnerControls"/>
    </lcf76f155ced4ddcb4097134ff3c332f>
    <TaxCatchAll xmlns="db6822a6-7b4e-447b-93a4-27ef519bda25" xsi:nil="true"/>
  </documentManagement>
</p:properties>
</file>

<file path=customXml/itemProps1.xml><?xml version="1.0" encoding="utf-8"?>
<ds:datastoreItem xmlns:ds="http://schemas.openxmlformats.org/officeDocument/2006/customXml" ds:itemID="{FD313859-23CA-48E4-A13A-DF424DC95372}">
  <ds:schemaRefs>
    <ds:schemaRef ds:uri="http://schemas.microsoft.com/office/2006/metadata/contentType"/>
    <ds:schemaRef ds:uri="http://schemas.microsoft.com/office/2006/metadata/properties/metaAttributes"/>
    <ds:schemaRef ds:uri="http://www.w3.org/2000/xmlns/"/>
    <ds:schemaRef ds:uri="http://www.w3.org/2001/XMLSchema"/>
    <ds:schemaRef ds:uri="68c33a9f-1328-42b5-aeba-449adfc83168"/>
    <ds:schemaRef ds:uri="db6822a6-7b4e-447b-93a4-27ef519bda25"/>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6F2213-8F8C-4F5E-BDA9-2CC956C042DE}">
  <ds:schemaRefs>
    <ds:schemaRef ds:uri="http://schemas.microsoft.com/sharepoint/v3/contenttype/forms"/>
  </ds:schemaRefs>
</ds:datastoreItem>
</file>

<file path=customXml/itemProps3.xml><?xml version="1.0" encoding="utf-8"?>
<ds:datastoreItem xmlns:ds="http://schemas.openxmlformats.org/officeDocument/2006/customXml" ds:itemID="{15168455-8F45-4207-B49F-A7DB31BDDAFB}">
  <ds:schemaRefs>
    <ds:schemaRef ds:uri="http://schemas.microsoft.com/office/2006/metadata/properties"/>
    <ds:schemaRef ds:uri="http://www.w3.org/2000/xmlns/"/>
    <ds:schemaRef ds:uri="68c33a9f-1328-42b5-aeba-449adfc83168"/>
    <ds:schemaRef ds:uri="http://schemas.microsoft.com/office/infopath/2007/PartnerControls"/>
    <ds:schemaRef ds:uri="db6822a6-7b4e-447b-93a4-27ef519bda25"/>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9368</Words>
  <Characters>53401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Data interoperability in context: the importance of open-source implementations when choosing open standards</vt:lpstr>
    </vt:vector>
  </TitlesOfParts>
  <Company/>
  <LinksUpToDate>false</LinksUpToDate>
  <CharactersWithSpaces>62644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cp:lastModifiedBy>Melle Sieswerda</cp:lastModifiedBy>
  <cp:revision>2</cp:revision>
  <dcterms:created xsi:type="dcterms:W3CDTF">2025-03-11T20:13:00Z</dcterms:created>
  <dcterms:modified xsi:type="dcterms:W3CDTF">2025-03-11T20:13:00Z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y fmtid="{D5CDD505-2E9C-101B-9397-08002B2CF9AE}" pid="16" name="ContentTypeId">
    <vt:lpwstr>0x0101008059297A20459D42B58EEB363C4C3D36</vt:lpwstr>
  </property>
  <property fmtid="{D5CDD505-2E9C-101B-9397-08002B2CF9AE}" pid="17" name="MediaServiceImageTags">
    <vt:lpwstr/>
  </property>
</Properties>
</file>