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Data interoperability in context: the importance of open-source implementations when choosing open standards</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Daniel Kapitan</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Femke Heddema</w:t>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Andre Dekker</w:t>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Melle Sieswerda</w:t>
      </w:r>
    </w:p>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Bart-Jan Verhoeff</w:t>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Matt Berg</w:t>
      </w:r>
    </w:p>
    <w:p w:rsidR="00000000" w:rsidDel="00000000" w:rsidP="00000000" w:rsidRDefault="00000000" w:rsidRPr="00000000" w14:paraId="0000000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center"/>
        <w:rPr>
          <w:rFonts w:ascii="Cambria" w:cs="Cambria" w:eastAsia="Cambria" w:hAnsi="Cambria"/>
          <w:b w:val="1"/>
          <w:i w:val="0"/>
          <w:smallCaps w:val="0"/>
          <w:strike w:val="0"/>
          <w:color w:val="345a8a"/>
          <w:sz w:val="20"/>
          <w:szCs w:val="20"/>
          <w:u w:val="none"/>
          <w:shd w:fill="auto" w:val="clear"/>
          <w:vertAlign w:val="baseline"/>
        </w:rPr>
      </w:pPr>
      <w:r w:rsidDel="00000000" w:rsidR="00000000" w:rsidRPr="00000000">
        <w:rPr>
          <w:rFonts w:ascii="Cambria" w:cs="Cambria" w:eastAsia="Cambria" w:hAnsi="Cambria"/>
          <w:b w:val="1"/>
          <w:i w:val="0"/>
          <w:smallCaps w:val="0"/>
          <w:strike w:val="0"/>
          <w:color w:val="345a8a"/>
          <w:sz w:val="20"/>
          <w:szCs w:val="20"/>
          <w:u w:val="none"/>
          <w:shd w:fill="auto" w:val="clear"/>
          <w:vertAlign w:val="baseline"/>
          <w:rtl w:val="0"/>
        </w:rPr>
        <w:t xml:space="preserve">Abstract</w:t>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300" w:before="10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w:t>
      </w:r>
      <w:ins w:author="Daniel Kapitan" w:id="0" w:date="2024-12-16T15:31:36Z">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availability</w:t>
        </w:r>
      </w:ins>
      <w:del w:author="Daniel Kapitan" w:id="0" w:date="2024-12-16T15:31:36Z">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delText xml:space="preserve">availibility</w:delText>
        </w:r>
      </w:del>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of mediators between the two. In the case of health information exchanges in LMICs, we see a strong convergence towards FHIR as the primary standard, with as yet limited adoption of OMOP and openEHR. We propose practical guidelines for context-specific adaptation of open </w:t>
      </w:r>
      <w:ins w:author="Daniel Kapitan" w:id="1" w:date="2024-12-18T13:31:33Z">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health data </w:t>
        </w:r>
      </w:ins>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standards.</w:t>
      </w:r>
    </w:p>
    <w:bookmarkStart w:colFirst="0" w:colLast="0" w:name="gjdgxs" w:id="0"/>
    <w:bookmarkEnd w:id="0"/>
    <w:p w:rsidR="00000000" w:rsidDel="00000000" w:rsidP="00000000" w:rsidRDefault="00000000" w:rsidRPr="00000000" w14:paraId="0000000A">
      <w:pPr>
        <w:pStyle w:val="Heading2"/>
        <w:rPr/>
      </w:pPr>
      <w:r w:rsidDel="00000000" w:rsidR="00000000" w:rsidRPr="00000000">
        <w:rPr>
          <w:rtl w:val="0"/>
        </w:rPr>
        <w:t xml:space="preserve">Open standards are a necessary but not sufficient condition for interoperability</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paradox of health care interoperability is the existence of a large number of standards with significant overlap among them,” say Tsafnat et al., followed by a call to action towards the health informatics community to put effort into establishing convergence and preventing collision [1].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 [2]</w:t>
      </w:r>
      <w:ins w:author="Daniel Kapitan" w:id="2" w:date="2024-12-18T13:01:0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del w:author="Daniel Kapitan" w:id="2" w:date="2024-12-18T13:01:0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and</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paradox of open [3]</w:t>
      </w:r>
      <w:ins w:author="Daniel Kapitan" w:id="3" w:date="2024-12-18T13:01:3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the hourglass model of open architectures [REF Estrin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Beck]</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Subsequently, we outline the importance of the open-source ecosystem by reflecting on our considerations in designing and implementing health data platforms in two specific contexts, namely i) platforms for federated learning on shared health data in high income countries; and ii) health data platforms for low and middle income countries (LMICs). </w:t>
      </w:r>
      <w:ins w:author="Daniel Kapitan" w:id="4" w:date="2024-12-30T11:44:0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case studies illustrate the limitations of the trichotomy proposed by Tsafnat et. Particularly, we argue that of the three standards, FHIR stands out as being the most practical and adaptable which allows it to be used for longitudinal analysis and clinical administration as well.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conclude</w:t>
      </w:r>
      <w:ins w:author="Daniel Kapitan" w:id="5" w:date="2024-12-30T11:52:0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Viewpoint</w:t>
        </w:r>
      </w:ins>
      <w:del w:author="Daniel Kapitan" w:id="6" w:date="2024-12-30T11:53:3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ins w:author="Daniel Kapitan" w:id="6" w:date="2024-12-30T11:53:3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with practical</w:t>
      </w:r>
      <w:ins w:author="Daniel Kapitan" w:id="7" w:date="2024-12-30T11:54:2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implications</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author="Daniel Kapitan" w:id="8" w:date="2024-12-30T11:54:3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of these findings and directions for future research </w:t>
        </w:r>
      </w:ins>
      <w:del w:author="Daniel Kapitan" w:id="8" w:date="2024-12-30T11:54:3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guidelines for context-specific adaptation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of open</w:t>
      </w:r>
      <w:ins w:author="Daniel Kapitan" w:id="9" w:date="2024-12-30T11:55:3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health data</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standards.</w:t>
      </w:r>
    </w:p>
    <w:bookmarkStart w:colFirst="0" w:colLast="0" w:name="30j0zll" w:id="1"/>
    <w:bookmarkEnd w:id="1"/>
    <w:p w:rsidR="00000000" w:rsidDel="00000000" w:rsidP="00000000" w:rsidRDefault="00000000" w:rsidRPr="00000000" w14:paraId="0000000D">
      <w:pPr>
        <w:pStyle w:val="Heading2"/>
        <w:rPr/>
      </w:pPr>
      <w:r w:rsidDel="00000000" w:rsidR="00000000" w:rsidRPr="00000000">
        <w:rPr>
          <w:rtl w:val="0"/>
        </w:rPr>
        <w:t xml:space="preserve">Digital platforms require extensibility, </w:t>
      </w:r>
      <w:ins w:author="Daniel Kapitan" w:id="10" w:date="2024-12-16T15:31:45Z">
        <w:r w:rsidDel="00000000" w:rsidR="00000000" w:rsidRPr="00000000">
          <w:rPr>
            <w:rtl w:val="0"/>
          </w:rPr>
          <w:t xml:space="preserve">availability</w:t>
        </w:r>
      </w:ins>
      <w:del w:author="Daniel Kapitan" w:id="10" w:date="2024-12-16T15:31:45Z">
        <w:r w:rsidDel="00000000" w:rsidR="00000000" w:rsidRPr="00000000">
          <w:rPr>
            <w:rtl w:val="0"/>
          </w:rPr>
          <w:delText xml:space="preserve">availibility</w:delText>
        </w:r>
      </w:del>
      <w:r w:rsidDel="00000000" w:rsidR="00000000" w:rsidRPr="00000000">
        <w:rPr>
          <w:rtl w:val="0"/>
        </w:rPr>
        <w:t xml:space="preserve"> of complementary components and </w:t>
      </w:r>
      <w:ins w:author="Daniel Kapitan" w:id="11" w:date="2024-12-16T15:31:48Z">
        <w:r w:rsidDel="00000000" w:rsidR="00000000" w:rsidRPr="00000000">
          <w:rPr>
            <w:rtl w:val="0"/>
          </w:rPr>
          <w:t xml:space="preserve">availability</w:t>
        </w:r>
      </w:ins>
      <w:del w:author="Daniel Kapitan" w:id="11" w:date="2024-12-16T15:31:48Z">
        <w:r w:rsidDel="00000000" w:rsidR="00000000" w:rsidRPr="00000000">
          <w:rPr>
            <w:rtl w:val="0"/>
          </w:rPr>
          <w:delText xml:space="preserve">availibility</w:delText>
        </w:r>
      </w:del>
      <w:r w:rsidDel="00000000" w:rsidR="00000000" w:rsidRPr="00000000">
        <w:rPr>
          <w:rtl w:val="0"/>
        </w:rPr>
        <w:t xml:space="preserve"> of executable pieces of software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del w:author="Daniel Kapitan" w:id="20" w:date="2024-12-18T12:46:15Z"/>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w:t>
      </w:r>
      <w:ins w:author="Daniel Kapitan" w:id="12" w:date="2024-12-16T15:31:5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customizability</w:t>
        </w:r>
      </w:ins>
      <w:del w:author="Daniel Kapitan" w:id="12" w:date="2024-12-16T15:31:5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customizibility</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 openness, not only in terms of open standards, but also in terms of </w:t>
      </w:r>
      <w:ins w:author="Daniel Kapitan" w:id="13" w:date="2024-12-16T15:31:5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availability</w:t>
        </w:r>
      </w:ins>
      <w:del w:author="Daniel Kapitan" w:id="13" w:date="2024-12-16T15:31:5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availibility</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executable pieces of software, extensibility of the code base and </w:t>
      </w:r>
      <w:ins w:author="Daniel Kapitan" w:id="14" w:date="2024-12-16T15:31:5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availability</w:t>
        </w:r>
      </w:ins>
      <w:del w:author="Daniel Kapitan" w:id="14" w:date="2024-12-16T15:31:5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availibility</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complements to the core technical platform (in this case the health data standard is</w:t>
      </w:r>
      <w:ins w:author="Daniel Kapitan" w:id="15" w:date="2024-12-18T12:51:4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cri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tical, defining component</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author="Daniel Kapitan" w:id="16" w:date="2024-12-18T12:52:0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of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core technical platform) [2]. </w:t>
      </w:r>
      <w:ins w:author="Daniel Kapitan" w:id="17" w:date="2024-12-18T12:38:0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Openness in this con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text pertains to the software modules that constitute the digital platform. Realizing openness can be achieved through open-sourcing the core components of the platform or defining standardized interfaces through which components can interact [ADD REFERENCE Reuver openness of data platforms].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Only when the majority of these aspects of digital platforms are met can we </w:t>
      </w:r>
      <w:ins w:author="Daniel Kapitan" w:id="18" w:date="2024-12-16T15:31:5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reasonably</w:t>
        </w:r>
      </w:ins>
      <w:del w:author="Daniel Kapitan" w:id="18" w:date="2024-12-16T15:31:5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resonably</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expect that the digital platform will indeed flourish and be </w:t>
      </w:r>
      <w:ins w:author="Daniel Kapitan" w:id="19" w:date="2024-12-16T15:31:5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long lived</w:t>
        </w:r>
      </w:ins>
      <w:del w:author="Daniel Kapitan" w:id="19" w:date="2024-12-16T15:31:5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longlived</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author="Daniel Kapitan" w:id="20" w:date="2024-12-18T12:46:15Z">
        <w:del w:author="Daniel Kapitan" w:id="20" w:date="2024-12-18T12:46:1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If open digital platforms </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are what</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we want, the question is how to achieve that. In what they frame as ‘the paradox of open’, Keller and Tarkowski argue that open platforms and their associated ecosystems of can only flourish if two types of conditions are met [3]. </w:delText>
          </w:r>
        </w:del>
      </w:ins>
      <w:del w:author="Daniel Kapitan" w:id="20" w:date="2024-12-18T12:46:15Z">
        <w:r w:rsidDel="00000000" w:rsidR="00000000" w:rsidRPr="00000000">
          <w:rPr>
            <w:rtl w:val="0"/>
          </w:rPr>
        </w:r>
      </w:del>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ins w:author="Femke Heddema" w:id="21" w:date="2024-12-18T11:20:13Z"/>
          <w:rFonts w:ascii="Cambria" w:cs="Cambria" w:eastAsia="Cambria" w:hAnsi="Cambria"/>
          <w:b w:val="0"/>
          <w:i w:val="0"/>
          <w:smallCaps w:val="0"/>
          <w:strike w:val="0"/>
          <w:color w:val="000000"/>
          <w:sz w:val="24"/>
          <w:szCs w:val="24"/>
          <w:u w:val="none"/>
          <w:shd w:fill="auto" w:val="clear"/>
          <w:vertAlign w:val="baseline"/>
        </w:rPr>
      </w:pPr>
      <w:ins w:author="Femke Heddema" w:id="21" w:date="2024-12-18T11:20:1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Textbox 1. Conceptual background of the digital platform</w:t>
        </w:r>
        <w:del w:author="Daniel Kapitan" w:id="22" w:date="2024-12-18T12:46:1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ins w:author="Femke Heddema" w:id="21" w:date="2024-12-18T11:20:13Z"/>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rPr>
                <w:ins w:author="Femke Heddema" w:id="21" w:date="2024-12-18T11:20:13Z"/>
                <w:rFonts w:ascii="Cambria" w:cs="Cambria" w:eastAsia="Cambria" w:hAnsi="Cambria"/>
                <w:b w:val="0"/>
                <w:i w:val="0"/>
                <w:smallCaps w:val="0"/>
                <w:strike w:val="0"/>
                <w:color w:val="000000"/>
                <w:sz w:val="24"/>
                <w:szCs w:val="24"/>
                <w:u w:val="none"/>
                <w:shd w:fill="auto" w:val="clear"/>
                <w:vertAlign w:val="baseline"/>
              </w:rPr>
            </w:pPr>
            <w:ins w:author="Femke Heddema" w:id="21" w:date="2024-12-18T11:20:1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Digital platforms </w:t>
              </w:r>
            </w:ins>
            <w:ins w:author="Daniel Kapitan" w:id="23" w:date="2024-12-18T12:23:5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are software-based online infrastructures that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facilitate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interactions and transactions between users. In the context of this paper, digital platforms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ins w:author="Femke Heddema" w:id="21" w:date="2024-12-18T11:20:1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serve as an interface </w:t>
              </w:r>
              <w:del w:author="Daniel Kapitan" w:id="24" w:date="2024-12-18T12:24:3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used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interact with data systems.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systems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describe a set of technologies, tools and processes that extract, manage and deliver data. Where the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system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describes the functional implementation, the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architecture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specifies the design framework, outlining how the data flows in its collection, storage, processing and governance. Its key components are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sources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(original ‘raw’ data that is collected before any processing), data repositories like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databases, data warehouses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lakes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data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processing engines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pipelines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transform raw data into a usable format for analysis. </w:t>
              </w:r>
              <w:r w:rsidDel="00000000" w:rsidR="00000000" w:rsidRPr="00000000">
                <w:rPr>
                  <w:rtl w:val="0"/>
                </w:rPr>
              </w:r>
            </w:ins>
          </w:p>
          <w:p w:rsidR="00000000" w:rsidDel="00000000" w:rsidP="00000000" w:rsidRDefault="00000000" w:rsidRPr="00000000" w14:paraId="0000001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rPr>
                <w:ins w:author="Femke Heddema" w:id="21" w:date="2024-12-18T11:20:13Z"/>
                <w:rFonts w:ascii="Cambria" w:cs="Cambria" w:eastAsia="Cambria" w:hAnsi="Cambria"/>
                <w:b w:val="0"/>
                <w:i w:val="0"/>
                <w:smallCaps w:val="0"/>
                <w:strike w:val="0"/>
                <w:color w:val="000000"/>
                <w:sz w:val="24"/>
                <w:szCs w:val="24"/>
                <w:u w:val="none"/>
                <w:shd w:fill="auto" w:val="clear"/>
                <w:vertAlign w:val="baseline"/>
              </w:rPr>
            </w:pPr>
            <w:ins w:author="Femke Heddema" w:id="21" w:date="2024-12-18T11:20:1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 architectures include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core technical platform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foundational infrastructure) that can be extended to facilitate the necessary digital services. Data architectures contain different levels of specifications for the technical components entailed in the system. These levels include a systems’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code base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(machine-readable text describing how to extract and process certain data),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software tools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(programs and applications enabling digital operations) and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stacks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(layers of software systems working together).  </w:t>
              </w:r>
              <w:r w:rsidDel="00000000" w:rsidR="00000000" w:rsidRPr="00000000">
                <w:rPr>
                  <w:rtl w:val="0"/>
                </w:rPr>
              </w:r>
            </w:ins>
          </w:p>
        </w:tc>
      </w:tr>
    </w:tbl>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ins w:author="Daniel Kapitan" w:id="25" w:date="2024-12-18T12:41:45Z">
        <w:del w:author="Daniel Kapitan" w:id="25" w:date="2024-12-18T12:41:45Z">
          <w:r w:rsidDel="00000000" w:rsidR="00000000" w:rsidRPr="00000000">
            <w:rPr>
              <w:rtl w:val="0"/>
            </w:rPr>
            <w:delText xml:space="preserve">If open digital platforms is what we want, the next question is how to achieve that. </w:delText>
          </w:r>
        </w:del>
      </w:ins>
      <w:del w:author="Daniel Kapitan" w:id="25" w:date="2024-12-18T12:41:4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 similar line of reasoning has been put forward by </w:delText>
        </w:r>
      </w:del>
      <w:ins w:author="Daniel Kapitan" w:id="25" w:date="2024-12-18T12:41:45Z">
        <w:del w:author="Daniel Kapitan" w:id="25" w:date="2024-12-18T12:41:4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In what</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they frame as ‘the paradox of open’, </w:delText>
          </w:r>
        </w:del>
      </w:ins>
      <w:del w:author="Daniel Kapitan" w:id="25" w:date="2024-12-18T12:41:4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Keller and Tarkowski </w:delText>
        </w:r>
      </w:del>
      <w:ins w:author="Daniel Kapitan" w:id="26" w:date="2024-12-18T12:42:58Z">
        <w:del w:author="Daniel Kapitan" w:id="25" w:date="2024-12-18T12:41:4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rgue </w:delText>
          </w:r>
        </w:del>
      </w:ins>
      <w:del w:author="Daniel Kapitan" w:id="25" w:date="2024-12-18T12:41:4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in what they call the paradox of open, namely </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that open ecosystems can only flourish if two types of conditions are met [3]. </w:delText>
        </w:r>
      </w:del>
      <w:ins w:author="Daniel Kapitan" w:id="27" w:date="2024-12-18T13:03:1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open digital platforms are what we want, the question is how to achieve that. In what they frame as ‘the paradox of open’, Keller and Tarkowski argue that open platforms and their associated ecosystems can only flourish if two types of conditions are met [3].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first condition states that many people need to contribute to the creation of a common resource. “This is the story of Wikipedia, OpenStreetMap, Blender.org, and the countless free software projects that provide much of the internet’s infrastructure.” [3] Indeed, Tsafnat et al. have explicitly taken into account that “an engaged and vibrant community is a major advantage for the longevity of the data standards it uses,” which has informed their proposal to converge towards OMOP, FHIR and openEHR</w:t>
      </w:r>
      <w:ins w:author="Daniel Kapitan" w:id="28" w:date="2024-12-18T12:57:3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over other existing health data 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tandards</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However, the emphasis on open-source implementations is somewhat overlooked. This point is only mentioned in passing when Tsafnat et al. reference work done by Reynolds and Wyatt who already argued in 2011 “… for the superiority of open-source licensing to promote safer, more effective health</w:t>
      </w:r>
      <w:del w:author="Daniel Kapitan" w:id="29" w:date="2024-12-30T12:03:3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care information systems. We claim that open-source licensing in </w:t>
      </w:r>
      <w:ins w:author="Femke Heddema" w:id="30" w:date="2024-12-17T08:24:3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healthcare</w:t>
        </w:r>
      </w:ins>
      <w:del w:author="Femke Heddema" w:id="30" w:date="2024-12-17T08:24:3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health care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information systems is essential to rational procurement strategy” [4]. Hence, we extend the line of reasoning of Tsafnat et al. by emphasizing that the availability of executable </w:t>
      </w:r>
      <w:ins w:author="Daniel Kapitan" w:id="31" w:date="2024-12-18T12:44:3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open-source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pieces of software,</w:t>
      </w:r>
      <w:ins w:author="Daniel Kapitan" w:id="32" w:date="2024-12-18T12:46:5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inherently make it easier to</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exten</w:t>
      </w:r>
      <w:ins w:author="Daniel Kapitan" w:id="33" w:date="2024-12-18T12:47:0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w:t>
        </w:r>
      </w:ins>
      <w:del w:author="Daniel Kapitan" w:id="33" w:date="2024-12-18T12:47:0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sibility</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del w:author="Daniel Kapitan" w:id="34" w:date="2024-12-18T12:47:0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of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code base </w:t>
      </w:r>
      <w:ins w:author="Daniel Kapitan" w:id="35" w:date="2024-12-18T12:47:1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of the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health data standard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w:t>
      </w:r>
      <w:ins w:author="Daniel Kapitan" w:id="36" w:date="2024-12-18T12:47:2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eby driving greater</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author="Daniel Kapitan" w:id="37" w:date="2024-12-16T15:45:2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availability</w:t>
        </w:r>
      </w:ins>
      <w:del w:author="Daniel Kapitan" w:id="37" w:date="2024-12-16T15:45:2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availibility</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complementary components</w:t>
      </w:r>
      <w:ins w:author="Daniel Kapitan" w:id="38" w:date="2024-12-18T12:47:3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an important criterion which needs to be explicitly taken into account when choosing which standard to adopt.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ins w:author="Daniel Kapitan" w:id="43" w:date="2024-12-16T15:54:24Z"/>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second condition put forward by Keller and </w:t>
      </w:r>
      <w:ins w:author="Daniel Kapitan" w:id="39" w:date="2024-12-16T15:45:3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Tarkowski</w:t>
        </w:r>
      </w:ins>
      <w:del w:author="Daniel Kapitan" w:id="39" w:date="2024-12-16T15:45:3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Tarkoswki</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that open ecosystems have proven fruitful when “opening up” is the result of external incentives or requirements, rather than voluntary actions. Examples of such external incentives are “… publicly-funded knowledge production like Open Access academic publications, cultural heritage collections in the Public Domain, Open Educational Resources</w:t>
      </w:r>
      <w:del w:author="Daniel Kapitan" w:id="40" w:date="2024-12-18T13:24:1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(OER)</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Open Government data.” [3] Another canonical example is the birth of the GSM standard, which was mandated by European legislation [5]. Reflecting on this condition in the context of open health data ecosystems, we observe a salient difference between FHIR versus openEHR and OMOP, namely that the former is the only one that has been mandated (or at least strongly recommended) in some jurisdictions. In the US, the Office of the National Coordinator for Health Information Technology</w:t>
      </w:r>
      <w:del w:author="Daniel Kapitan" w:id="41" w:date="2024-12-18T13:24:1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(ONC)</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the Centers for Medicare and Medicaid Services</w:t>
      </w:r>
      <w:del w:author="Daniel Kapitan" w:id="42" w:date="2024-12-18T13:24:0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(CMS)</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have introduced a steady stream of new regulations, criteria, and deadlines in Health IT that has resulted in significant adoption of FHIR [6]. In India, the open Health Claims Exchange protocol specification - which is based on FHIR - has been mandated by the Indian government as the standard for e-claims handling [7,8]. The African Union recommends all new implementations and digital health system improvements use FHIR as the primary mechanism for data exchange [9], but doesn’t say anything about the use of, for example, openEHR for administrative point-of-service systems. The upcoming legislation on the European Health Data Space (EHDS) mandates interoperability between electronic health record systems but has not specified which standard is to be used, although FHIR and openEHR have both been mentioned in the legislative discussion.</w:t>
      </w:r>
      <w:ins w:author="Daniel Kapitan" w:id="43" w:date="2024-12-16T15:54: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the time of writing, the results from the HealthData@ EU Pilot regarding interoperability standards was still unavailable [ADD REFERENCE: </w:t>
        </w:r>
        <w:r w:rsidDel="00000000" w:rsidR="00000000" w:rsidRPr="00000000">
          <w:fldChar w:fldCharType="begin"/>
        </w:r>
        <w:r w:rsidDel="00000000" w:rsidR="00000000" w:rsidRPr="00000000">
          <w:instrText xml:space="preserve">HYPERLINK "https://ehds2pilot.eu/upcoming_results/recommendations-of-standards-for-data-interoperability-querying-and-exchange/"</w:instrText>
        </w:r>
        <w:r w:rsidDel="00000000" w:rsidR="00000000" w:rsidRPr="00000000">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https://ehds2pilot.eu/upcoming_results/recommendations-of-standards-for-data-interoperability-querying-and-exchange/</w:t>
        </w:r>
        <w:r w:rsidDel="00000000" w:rsidR="00000000" w:rsidRPr="00000000">
          <w:fldChar w:fldCharType="end"/>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PrChange w:author="Daniel Kapitan" w:id="44" w:date="2024-12-16T15:54:24Z">
            <w:rPr>
              <w:rFonts w:ascii="Cambria" w:cs="Cambria" w:eastAsia="Cambria" w:hAnsi="Cambria"/>
              <w:b w:val="0"/>
              <w:i w:val="0"/>
              <w:smallCaps w:val="0"/>
              <w:strike w:val="0"/>
              <w:color w:val="000000"/>
              <w:sz w:val="24"/>
              <w:szCs w:val="24"/>
              <w:u w:val="none"/>
              <w:shd w:fill="auto" w:val="clear"/>
              <w:vertAlign w:val="baseline"/>
            </w:rPr>
          </w:rPrChange>
        </w:rPr>
      </w:pPr>
      <w:ins w:author="Daniel Kapitan" w:id="43" w:date="2024-12-16T15:54: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third critical reflection on choosing health data standards pertains to the notion of the hourglass model [REF Beck] and the concept of open architectures [REF Estrin, REF full-STAC paper].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hourglass model is “… an approach to design that seeks to support a great diversity of applications (at the top of the hourglass) and allow implementation using a great diversity of supporting services (at the bottom).” [62] The center of the hourglass - the waist or also called the spanning layer in the information systems parlance - is defined by a set of minimal standards which mediates all interactions between the higher and lower layers.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case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the Internet, the spanning layer is defined by the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TCP/IP protocol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is supported by a variety of underlying connectivity services (many different physical networks) on top of which many different applications can be built (email, videoconferencing etc.).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argue that FHIR has an added benefit over openEHR and OMOP because it can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 as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spanning layer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within an open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health data platform. Because FHIR is inherently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designed to function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a data exchange standard, it can function as a mediator between different components of the health data platform.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modularity of the various components that are part of the FHIR ecosystem allow it to be used effectively to implement subsystems.</w:t>
        </w:r>
      </w:ins>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ins w:author="Femke Heddema" w:id="48" w:date="2024-12-18T11:34:17Z"/>
          <w:rFonts w:ascii="Cambria" w:cs="Cambria" w:eastAsia="Cambria" w:hAnsi="Cambria"/>
          <w:b w:val="0"/>
          <w:i w:val="0"/>
          <w:smallCaps w:val="0"/>
          <w:strike w:val="0"/>
          <w:color w:val="000000"/>
          <w:sz w:val="24"/>
          <w:szCs w:val="24"/>
          <w:u w:val="none"/>
          <w:shd w:fill="auto" w:val="clear"/>
          <w:vertAlign w:val="baseline"/>
        </w:rPr>
      </w:pPr>
      <w:ins w:author="Daniel Kapitan" w:id="45" w:date="2024-12-18T13:48:49Z">
        <w:r w:rsidDel="00000000" w:rsidR="00000000" w:rsidRPr="00000000">
          <w:rPr>
            <w:rtl w:val="0"/>
            <w:rPrChange w:author="Daniel Kapitan" w:id="44" w:date="2024-12-16T15:54:24Z">
              <w:rPr>
                <w:rFonts w:ascii="Cambria" w:cs="Cambria" w:eastAsia="Cambria" w:hAnsi="Cambria"/>
                <w:b w:val="0"/>
                <w:i w:val="0"/>
                <w:smallCaps w:val="0"/>
                <w:strike w:val="0"/>
                <w:color w:val="000000"/>
                <w:sz w:val="24"/>
                <w:szCs w:val="24"/>
                <w:u w:val="none"/>
                <w:shd w:fill="auto" w:val="clear"/>
                <w:vertAlign w:val="baseline"/>
              </w:rPr>
            </w:rPrChange>
          </w:rPr>
          <w:t xml:space="preserve">We argue that i) the </w:t>
        </w:r>
      </w:ins>
      <w:del w:author="Daniel Kapitan" w:id="45" w:date="2024-12-18T13:48:4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These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external incentives</w:t>
      </w:r>
      <w:ins w:author="Daniel Kapitan" w:id="46" w:date="2024-12-18T13:49:1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 have mandated FHIR in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certain jurisdictions,  and ii) the inherent modularity of the FHIR standard</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have resulted in a large boost in both commercial and open-source development activities in the FHIR ecosystem. Illustrative of this is the speed with which the Bulk FHIR API has been defined and implemented in almost all major implementations [10,11], and </w:t>
      </w:r>
      <w:del w:author="Daniel Kapitan" w:id="47" w:date="2024-12-30T12:07:5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the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SQL-on-FHIR specification to make large-scale analysis of FHIR data accessible to a larger audience and portable between systems [12]. </w:t>
      </w:r>
      <w:ins w:author="Femke Heddema" w:id="48" w:date="2024-12-18T11:34:17Z">
        <w:r w:rsidDel="00000000" w:rsidR="00000000" w:rsidRPr="00000000">
          <w:rPr>
            <w:rtl w:val="0"/>
          </w:rPr>
        </w:r>
      </w:ins>
    </w:p>
    <w:p w:rsidR="00000000" w:rsidDel="00000000" w:rsidP="00000000" w:rsidRDefault="00000000" w:rsidRPr="00000000" w14:paraId="00000017">
      <w:pPr>
        <w:spacing w:after="180" w:before="180" w:lineRule="auto"/>
        <w:rPr>
          <w:ins w:author="Femke Heddema" w:id="48" w:date="2024-12-18T11:34:17Z"/>
          <w:rFonts w:ascii="Cambria" w:cs="Cambria" w:eastAsia="Cambria" w:hAnsi="Cambria"/>
          <w:b w:val="0"/>
          <w:i w:val="0"/>
          <w:smallCaps w:val="0"/>
          <w:strike w:val="0"/>
          <w:color w:val="000000"/>
          <w:sz w:val="24"/>
          <w:szCs w:val="24"/>
          <w:u w:val="none"/>
          <w:shd w:fill="auto" w:val="clear"/>
          <w:vertAlign w:val="baseline"/>
        </w:rPr>
      </w:pPr>
      <w:ins w:author="Femke Heddema" w:id="48" w:date="2024-12-18T11:34:1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Textbox 2. Conceptual background of data processing pipelines for analytics . </w:t>
        </w:r>
      </w:ins>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ins w:author="Femke Heddema" w:id="48" w:date="2024-12-18T11:34:17Z"/>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rPr>
                <w:ins w:author="Femke Heddema" w:id="48" w:date="2024-12-18T11:34:17Z"/>
                <w:rFonts w:ascii="Cambria" w:cs="Cambria" w:eastAsia="Cambria" w:hAnsi="Cambria"/>
                <w:b w:val="0"/>
                <w:i w:val="0"/>
                <w:smallCaps w:val="0"/>
                <w:strike w:val="0"/>
                <w:color w:val="000000"/>
                <w:sz w:val="24"/>
                <w:szCs w:val="24"/>
                <w:u w:val="none"/>
                <w:shd w:fill="auto" w:val="clear"/>
                <w:vertAlign w:val="baseline"/>
              </w:rPr>
            </w:pPr>
            <w:ins w:author="Femke Heddema" w:id="48" w:date="2024-12-18T11:34:1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pipelines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define a sequence or workflow of processes for data.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processing engines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are tools that process, transform and analyze large-scale data</w:t>
              </w:r>
            </w:ins>
            <w:ins w:author="Daniel Kapitan" w:id="49" w:date="2024-12-18T12:26:5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as such provide the foundational infrastructure to implement data pipelines</w:t>
              </w:r>
            </w:ins>
            <w:ins w:author="Femke Heddema" w:id="48" w:date="2024-12-18T11:34:1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Computing workloads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are specific tasks executed across data systems, like data processing and analytics.  </w:t>
              </w:r>
              <w:r w:rsidDel="00000000" w:rsidR="00000000" w:rsidRPr="00000000">
                <w:rPr>
                  <w:rtl w:val="0"/>
                </w:rPr>
              </w:r>
            </w:ins>
          </w:p>
          <w:p w:rsidR="00000000" w:rsidDel="00000000" w:rsidP="00000000" w:rsidRDefault="00000000" w:rsidRPr="00000000" w14:paraId="0000001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rPr>
                <w:ins w:author="Femke Heddema" w:id="48" w:date="2024-12-18T11:34:17Z"/>
                <w:del w:author="Daniel Kapitan" w:id="51" w:date="2024-12-18T12:28:29Z"/>
                <w:rFonts w:ascii="Cambria" w:cs="Cambria" w:eastAsia="Cambria" w:hAnsi="Cambria"/>
                <w:b w:val="0"/>
                <w:i w:val="0"/>
                <w:smallCaps w:val="0"/>
                <w:strike w:val="0"/>
                <w:color w:val="000000"/>
                <w:sz w:val="24"/>
                <w:szCs w:val="24"/>
                <w:u w:val="none"/>
                <w:shd w:fill="auto" w:val="clear"/>
                <w:vertAlign w:val="baseline"/>
              </w:rPr>
            </w:pPr>
            <w:ins w:author="Femke Heddema" w:id="48" w:date="2024-12-18T11:34:1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transformation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entails all the processing pipelines that convert data into usable insights.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Mappings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are specific data transformations that aim to align data from different sources with a unified structure.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Granular mappings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transform data at a</w:t>
              </w:r>
            </w:ins>
            <w:ins w:author="Daniel Kapitan" w:id="50" w:date="2024-12-30T12:09:1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 the most detailed </w:t>
              </w:r>
            </w:ins>
            <w:ins w:author="Femke Heddema" w:id="48" w:date="2024-12-18T11:34:17Z">
              <w:del w:author="Daniel Kapitan" w:id="50" w:date="2024-12-30T12:09:1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resource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level, translating data elements across different schemas.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Queries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are built on top of transformed data, and retrieve data for insights generation, sometimes requiring further data processing. </w:t>
              </w:r>
              <w:del w:author="Daniel Kapitan" w:id="51" w:date="2024-12-18T12:28:29Z">
                <w:r w:rsidDel="00000000" w:rsidR="00000000" w:rsidRPr="00000000">
                  <w:rPr>
                    <w:rtl w:val="0"/>
                  </w:rPr>
                </w:r>
              </w:del>
            </w:ins>
          </w:p>
          <w:p w:rsidR="00000000" w:rsidDel="00000000" w:rsidP="00000000" w:rsidRDefault="00000000" w:rsidRPr="00000000" w14:paraId="0000001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rPr>
                <w:ins w:author="Femke Heddema" w:id="48" w:date="2024-12-18T11:34:17Z"/>
                <w:rFonts w:ascii="Cambria" w:cs="Cambria" w:eastAsia="Cambria" w:hAnsi="Cambria"/>
                <w:b w:val="0"/>
                <w:i w:val="0"/>
                <w:smallCaps w:val="0"/>
                <w:strike w:val="0"/>
                <w:color w:val="000000"/>
                <w:sz w:val="24"/>
                <w:szCs w:val="24"/>
                <w:u w:val="none"/>
                <w:shd w:fill="auto" w:val="clear"/>
                <w:vertAlign w:val="baseline"/>
              </w:rPr>
            </w:pPr>
            <w:ins w:author="Femke Heddema" w:id="48" w:date="2024-12-18T11:34:17Z">
              <w:r w:rsidDel="00000000" w:rsidR="00000000" w:rsidRPr="00000000">
                <w:rPr>
                  <w:rtl w:val="0"/>
                </w:rPr>
              </w:r>
            </w:ins>
          </w:p>
        </w:tc>
      </w:tr>
    </w:tbl>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has also led to more people voluntarily contributing to FHIR-related open-source projects, which has resulted in a wide offering of FHIR components across major technology stacks (Java, Python, .NET), thereby strengthening the first condition</w:t>
      </w:r>
      <w:ins w:author="Daniel Kapitan" w:id="52" w:date="2024-12-18T13:50:4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establishing openness</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By comparison, OMOP and openEHR have not yet profited from external incentives to spur the adoption and thereby growing the ecosystem beyond a certain critical mass. To illustrate this, </w:t>
      </w:r>
      <w:del w:author="Daniel Kapitan" w:id="53" w:date="2024-12-18T13:52:1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 search on GitHub on “FHIR” yields 8.2 thousand results, “OMOP or OHDSI” one thousand results, and “openEHR” returns 400 results. </w:delText>
        </w:r>
      </w:del>
      <w:ins w:author="Daniel Kapitan" w:id="53" w:date="2024-12-18T13:52:12Z">
        <w:del w:author="Daniel Kapitan" w:id="53" w:date="2024-12-18T13:52:1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w:delText>
          </w:r>
        </w:del>
      </w:ins>
      <w:del w:author="Daniel Kapitan" w:id="53" w:date="2024-12-18T13:52:1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author="Daniel Kapitan" w:id="54" w:date="2024-12-30T12:09:5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quick-scan of the available open-source components listed on the website of the three governing bodies HL7 [13], OHDSI [14] and openEHR [15], indicates that the ecosystem of FHIR and OMOP have a significantly larger offering of extensible and complementary open-source components than openEHR, although for the latter notable mature open-source implementation are also emerging such as EHRbase [16].</w:t>
      </w:r>
      <w:ins w:author="Daniel Kapitan" w:id="55" w:date="2024-12-18T13:51:4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Taking GitHub as an indicator of worldwide development act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ivities, we find that 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search on “FHIR” yields 8.2 thousand results, “OMOP or OHDSI” has one thousand results, and “openEHR” returns 400 results.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Note that these numbers should be taken </w:t>
        </w:r>
        <w:r w:rsidDel="00000000" w:rsidR="00000000" w:rsidRPr="00000000">
          <w:rPr>
            <w:rtl w:val="0"/>
          </w:rPr>
          <w:t xml:space="preserve">as rough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indicators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Indeed, if the FHIR standard is more modular, we would expect more GitHub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projects than for, say,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openEHR.</w:t>
        </w:r>
      </w:ins>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ins w:author="Daniel Kapitan" w:id="56" w:date="2024-12-18T13:56:1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sum</w:t>
        </w:r>
      </w:ins>
      <w:del w:author="Daniel Kapitan" w:id="56" w:date="2024-12-18T13:56:1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Hence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stress that beyond evaluating the </w:t>
      </w:r>
      <w:ins w:author="Daniel Kapitan" w:id="57" w:date="2024-12-16T15:32:0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intrinsic</w:t>
        </w:r>
      </w:ins>
      <w:del w:author="Daniel Kapitan" w:id="57" w:date="2024-12-16T15:32:0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instrinic</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structure of an open standard and the community that supports the standard, we need to take into account the wider ecosystem of open-source implementations and avail</w:t>
      </w:r>
      <w:ins w:author="Daniel Kapitan" w:id="58" w:date="2024-12-16T15:32:1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t>
        </w:r>
      </w:ins>
      <w:del w:author="Daniel Kapitan" w:id="58" w:date="2024-12-16T15:32:1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i</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bility of complementary components. From this wider perspective of the whole ecosystem surrounding the three standards, FHIR stands out as having the </w:t>
      </w:r>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most diverse and rich ecosystem</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because it has been mandated in certain jurisdictions</w:t>
      </w:r>
      <w:ins w:author="Daniel Kapitan" w:id="59" w:date="2024-12-18T13:45:2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because its technical foundations are inherently more modular</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is relevant when comparing these standards in real-world implementations. We now turn to two specific use cases where these considerations are at play.</w:t>
      </w:r>
    </w:p>
    <w:bookmarkStart w:colFirst="0" w:colLast="0" w:name="1fob9te" w:id="2"/>
    <w:bookmarkEnd w:id="2"/>
    <w:p w:rsidR="00000000" w:rsidDel="00000000" w:rsidP="00000000" w:rsidRDefault="00000000" w:rsidRPr="00000000" w14:paraId="0000001D">
      <w:pPr>
        <w:pStyle w:val="Heading2"/>
        <w:rPr/>
      </w:pPr>
      <w:r w:rsidDel="00000000" w:rsidR="00000000" w:rsidRPr="00000000">
        <w:rPr>
          <w:rtl w:val="0"/>
        </w:rPr>
        <w:t xml:space="preserve">Standardization of health data for federated learning</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ins w:author="Femke Heddema" w:id="60" w:date="2024-12-18T11:31:45Z"/>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ins w:author="Femke Heddema" w:id="60" w:date="2024-12-18T11:31:45Z">
        <w:r w:rsidDel="00000000" w:rsidR="00000000" w:rsidRPr="00000000">
          <w:rPr>
            <w:rtl w:val="0"/>
          </w:rPr>
        </w:r>
      </w:ins>
    </w:p>
    <w:p w:rsidR="00000000" w:rsidDel="00000000" w:rsidP="00000000" w:rsidRDefault="00000000" w:rsidRPr="00000000" w14:paraId="0000001F">
      <w:pPr>
        <w:spacing w:after="180" w:before="180" w:lineRule="auto"/>
        <w:rPr>
          <w:ins w:author="Femke Heddema" w:id="60" w:date="2024-12-18T11:31:45Z"/>
          <w:rFonts w:ascii="Cambria" w:cs="Cambria" w:eastAsia="Cambria" w:hAnsi="Cambria"/>
          <w:b w:val="0"/>
          <w:i w:val="0"/>
          <w:smallCaps w:val="0"/>
          <w:strike w:val="0"/>
          <w:color w:val="000000"/>
          <w:sz w:val="24"/>
          <w:szCs w:val="24"/>
          <w:u w:val="none"/>
          <w:shd w:fill="auto" w:val="clear"/>
          <w:vertAlign w:val="baseline"/>
        </w:rPr>
      </w:pPr>
      <w:ins w:author="Femke Heddema" w:id="60" w:date="2024-12-18T11:31:4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Textbox 3. Conceptual background of distributed data systems . </w:t>
        </w:r>
      </w:ins>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ins w:author="Femke Heddema" w:id="60" w:date="2024-12-18T11:31:45Z"/>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rPr>
                <w:ins w:author="Femke Heddema" w:id="60" w:date="2024-12-18T11:31:45Z"/>
                <w:rFonts w:ascii="Calibri" w:cs="Calibri" w:eastAsia="Calibri" w:hAnsi="Calibri"/>
                <w:i w:val="0"/>
                <w:smallCaps w:val="0"/>
                <w:strike w:val="0"/>
                <w:color w:val="000000"/>
                <w:sz w:val="24"/>
                <w:szCs w:val="24"/>
                <w:u w:val="none"/>
                <w:shd w:fill="auto" w:val="clear"/>
                <w:vertAlign w:val="baseline"/>
              </w:rPr>
            </w:pPr>
            <w:ins w:author="Femke Heddema" w:id="60" w:date="2024-12-18T11:31:4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systems </w:t>
              </w:r>
              <w:del w:author="Daniel Kapitan" w:id="61" w:date="2024-12-30T10:33:45Z">
                <w:r w:rsidDel="00000000" w:rsidR="00000000" w:rsidRPr="00000000">
                  <w:rPr>
                    <w:rFonts w:ascii="Calibri" w:cs="Calibri" w:eastAsia="Calibri" w:hAnsi="Calibri"/>
                    <w:sz w:val="22"/>
                    <w:szCs w:val="22"/>
                    <w:highlight w:val="white"/>
                    <w:rtl w:val="0"/>
                  </w:rPr>
                  <w:delText xml:space="preserve">can</w:delText>
                </w:r>
              </w:del>
            </w:ins>
            <w:ins w:author="Daniel Kapitan" w:id="61" w:date="2024-12-30T10:33:45Z">
              <w:r w:rsidDel="00000000" w:rsidR="00000000" w:rsidRPr="00000000">
                <w:rPr>
                  <w:rFonts w:ascii="Calibri" w:cs="Calibri" w:eastAsia="Calibri" w:hAnsi="Calibri"/>
                  <w:sz w:val="22"/>
                  <w:szCs w:val="22"/>
                  <w:highlight w:val="white"/>
                  <w:rtl w:val="0"/>
                </w:rPr>
                <w:t xml:space="preserve"> often</w:t>
              </w:r>
            </w:ins>
            <w:ins w:author="Femke Heddema" w:id="60" w:date="2024-12-18T11:31:45Z">
              <w:r w:rsidDel="00000000" w:rsidR="00000000" w:rsidRPr="00000000">
                <w:rPr>
                  <w:rFonts w:ascii="Calibri" w:cs="Calibri" w:eastAsia="Calibri" w:hAnsi="Calibri"/>
                  <w:sz w:val="22"/>
                  <w:szCs w:val="22"/>
                  <w:highlight w:val="white"/>
                  <w:rtl w:val="0"/>
                </w:rPr>
                <w:t xml:space="preserve"> have a centralized architecture, where data is collected in a single repository or location. However, data systems can also </w:t>
              </w:r>
              <w:r w:rsidDel="00000000" w:rsidR="00000000" w:rsidRPr="00000000">
                <w:rPr>
                  <w:rFonts w:ascii="Calibri" w:cs="Calibri" w:eastAsia="Calibri" w:hAnsi="Calibri"/>
                  <w:sz w:val="22"/>
                  <w:szCs w:val="22"/>
                  <w:highlight w:val="white"/>
                  <w:rtl w:val="0"/>
                </w:rPr>
                <w:t xml:space="preserve">distribute</w:t>
              </w:r>
              <w:r w:rsidDel="00000000" w:rsidR="00000000" w:rsidRPr="00000000">
                <w:rPr>
                  <w:rFonts w:ascii="Calibri" w:cs="Calibri" w:eastAsia="Calibri" w:hAnsi="Calibri"/>
                  <w:sz w:val="22"/>
                  <w:szCs w:val="22"/>
                  <w:highlight w:val="white"/>
                  <w:rtl w:val="0"/>
                </w:rPr>
                <w:t xml:space="preserve"> the storage and processing of data across different nodes or locations such as servers and edge devices. </w:t>
              </w:r>
              <w:r w:rsidDel="00000000" w:rsidR="00000000" w:rsidRPr="00000000">
                <w:rPr>
                  <w:rtl w:val="0"/>
                </w:rPr>
              </w:r>
            </w:ins>
          </w:p>
          <w:p w:rsidR="00000000" w:rsidDel="00000000" w:rsidP="00000000" w:rsidRDefault="00000000" w:rsidRPr="00000000" w14:paraId="0000002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rPr>
                <w:ins w:author="Femke Heddema" w:id="60" w:date="2024-12-18T11:31:45Z"/>
                <w:rFonts w:ascii="Cambria" w:cs="Cambria" w:eastAsia="Cambria" w:hAnsi="Cambria"/>
                <w:b w:val="0"/>
                <w:i w:val="0"/>
                <w:smallCaps w:val="0"/>
                <w:strike w:val="0"/>
                <w:color w:val="000000"/>
                <w:sz w:val="24"/>
                <w:szCs w:val="24"/>
                <w:u w:val="none"/>
                <w:shd w:fill="auto" w:val="clear"/>
                <w:vertAlign w:val="baseline"/>
              </w:rPr>
            </w:pPr>
            <w:ins w:author="Femke Heddema" w:id="60" w:date="2024-12-18T11:31:4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Servers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serve as the central processing units in data architecture, supporting computing workloads in data extraction, storage and transformation of data.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Edge devices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mainly provide support to the data extraction and preprocessing, generally located near the source of the data.  </w:t>
              </w:r>
            </w:ins>
          </w:p>
          <w:p w:rsidR="00000000" w:rsidDel="00000000" w:rsidP="00000000" w:rsidRDefault="00000000" w:rsidRPr="00000000" w14:paraId="0000002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rPr>
                <w:ins w:author="Femke Heddema" w:id="60" w:date="2024-12-18T11:31:45Z"/>
                <w:rFonts w:ascii="Cambria" w:cs="Cambria" w:eastAsia="Cambria" w:hAnsi="Cambria"/>
                <w:b w:val="0"/>
                <w:i w:val="0"/>
                <w:smallCaps w:val="0"/>
                <w:strike w:val="0"/>
                <w:color w:val="000000"/>
                <w:sz w:val="24"/>
                <w:szCs w:val="24"/>
                <w:u w:val="none"/>
                <w:shd w:fill="auto" w:val="clear"/>
                <w:vertAlign w:val="baseline"/>
              </w:rPr>
            </w:pPr>
            <w:ins w:author="Femke Heddema" w:id="60" w:date="2024-12-18T11:31:4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Federated learning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an approach where machine learning models are trained across a distributed data system. Data transformations and analysis occur on locally held data across multiple nodes, typically using edge devices or local servers. In this setup, the server that hosts the machine learning model does not need direct access to the source data. Instead, it aggregates the outputs of the local nodes (the updated model parameters) to train a global model. This method ensures that sensitive data remains local, preserving privacy while still enabling collaborative model training across distributed systems.</w:t>
              </w:r>
              <w:r w:rsidDel="00000000" w:rsidR="00000000" w:rsidRPr="00000000">
                <w:rPr>
                  <w:rtl w:val="0"/>
                </w:rPr>
              </w:r>
            </w:ins>
          </w:p>
        </w:tc>
      </w:tr>
    </w:tbl>
    <w:p w:rsidR="00000000" w:rsidDel="00000000" w:rsidP="00000000" w:rsidRDefault="00000000" w:rsidRPr="00000000" w14:paraId="00000023">
      <w:pPr>
        <w:spacing w:after="180" w:before="180" w:lineRule="auto"/>
        <w:rPr>
          <w:rPrChange w:author="Femke Heddema" w:id="62" w:date="2024-12-18T11:31:45Z">
            <w:rPr>
              <w:rFonts w:ascii="Cambria" w:cs="Cambria" w:eastAsia="Cambria" w:hAnsi="Cambria"/>
              <w:b w:val="0"/>
              <w:i w:val="0"/>
              <w:smallCaps w:val="0"/>
              <w:strike w:val="0"/>
              <w:color w:val="000000"/>
              <w:sz w:val="24"/>
              <w:szCs w:val="24"/>
              <w:u w:val="none"/>
              <w:shd w:fill="auto" w:val="clear"/>
              <w:vertAlign w:val="baseline"/>
            </w:rPr>
          </w:rPrChange>
        </w:rPr>
        <w:pPrChange w:author="Femke Heddema" w:id="0" w:date="2024-12-18T11:31:45Z">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pPr>
        </w:pPrChange>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Federated learning (FL) is a learning paradigm that aims to address these issues of data governance and privacy by training algorithms collaboratively without moving (copying) the data itself [17,18]. Based on ongoing work with the PLUGIN healthcare consortium [19], we have detailed an architecture for FL for secondary use of health data for hospitals in the Netherlands. </w:t>
      </w:r>
      <w:ins w:author="Daniel Kapitan" w:id="63" w:date="2024-12-18T13:24:3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starting</w:t>
        </w:r>
      </w:ins>
      <w:del w:author="Daniel Kapitan" w:id="63" w:date="2024-12-18T13:24:3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Starting</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point for this implementation are the National Health Data Infrastructure agreements for research, policy and innovation for the Dutch healthcare sector, which have been adopted at the beginning of 2024 [20]. </w:t>
      </w:r>
      <w:hyperlink w:anchor="3znysh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Figure 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shows a high level reference architecture of the infrastructure to be, comprising three areas (multiple use, applications and generic features) and a total of 26 functional components (for details please refer to [20]). One of the prerequisites of this architecture is that organizations that participate in a federation of ‘data stations’ use the same common data model to make the data Findable, Accessible, Interoperable and Resusable (FAIR). These FAIR data stations comprise components 7, 8 and 9 in </w:t>
      </w:r>
      <w:hyperlink w:anchor="3znysh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Figure 1</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i.e. the data, metadata and APIs, respectively, through which </w:t>
      </w:r>
      <w:del w:author="Femke Heddema" w:id="64" w:date="2024-12-17T08:36:0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this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data station can be accessed and used.</w:t>
      </w:r>
    </w:p>
    <w:tbl>
      <w:tblPr>
        <w:tblStyle w:val="Table4"/>
        <w:tblW w:w="7920.0" w:type="dxa"/>
        <w:jc w:val="left"/>
        <w:tblInd w:w="-108.0" w:type="dxa"/>
        <w:tblLayout w:type="fixed"/>
        <w:tblLook w:val="0000"/>
      </w:tblPr>
      <w:tblGrid>
        <w:gridCol w:w="7920"/>
        <w:tblGridChange w:id="0">
          <w:tblGrid>
            <w:gridCol w:w="7920"/>
          </w:tblGrid>
        </w:tblGridChange>
      </w:tblGrid>
      <w:tr>
        <w:trPr>
          <w:cantSplit w:val="0"/>
          <w:tblHeader w:val="0"/>
        </w:trPr>
        <w:tc>
          <w:tcPr/>
          <w:bookmarkStart w:colFirst="0" w:colLast="0" w:name="3znysh7" w:id="3"/>
          <w:bookmarkEnd w:id="3"/>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334000" cy="3908821"/>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334000" cy="390882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1: Reference architecture for the Dutch health data infrastructure for research and innovation [20]</w:t>
            </w:r>
          </w:p>
        </w:tc>
      </w:tr>
    </w:tbl>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 [21], FeederNet in South Korea with 57 participating hospitals [22], Dutch multi-cohort dementia research with 9 centres [23], the European severe heterogeneous asthma research collaboration [24] and the recently initiated Belgian Federated Health Innovation Network (FHIN) [25].</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the PLUGIN project, however, we choose to adopt FHIR because the data model is more compatible with the data model of the clinical administration systems. As PLUGIN focuses on secondary use of routine health data, we feel it is more suitable than OMOP, the latter being more suitable for clinical research data. </w:t>
      </w:r>
      <w:ins w:author="Femke Heddema" w:id="65" w:date="2024-12-17T08:37:1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w:t>
        </w:r>
      </w:ins>
      <w:del w:author="Femke Heddema" w:id="65" w:date="2024-12-17T08:37:1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o</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w:t>
      </w:r>
      <w:ins w:author="Daniel Kapitan" w:id="66" w:date="2024-12-16T15:32:2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mechanism</w:t>
        </w:r>
      </w:ins>
      <w:del w:author="Daniel Kapitan" w:id="66" w:date="2024-12-16T15:32:2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mechanims</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[26–28]. Increasingly, other projects have reported the use of FHIR for persistent, longitudinal storage for FL. The CODA platform, which aims to implement a FL infrastructure in Canada similar to the PLUGIN project, compared OMOP and FHIR and chose the latter as it has been found to support more granular mappings required for analytics [29]. The fair4health project used FHIR as part of a FAIRification workflow to simplify the process of data extraction and preparation for clinical study analyses [30].</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Given that OMOP can be conceptually viewed as a strict subset of FHIR, hybrid solutions using </w:t>
      </w:r>
      <w:ins w:author="Daniel Kapitan" w:id="67" w:date="2024-12-30T12:14:0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combination of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OMOP and FHIR</w:t>
      </w:r>
      <w:del w:author="Daniel Kapitan" w:id="68" w:date="2024-12-30T12:14:0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combined</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have also been reported, such as the German KETOS platform [31], and the preliminary findings from the European GenoMed4All project which aims to connect clinical and -omics data [32]. A collaboration of 10 university hospitals in Germany have shown that standardized ETL-processing from FHIR into OMOP can achieve 99% conformance [33], which confirms the </w:t>
      </w:r>
      <w:ins w:author="Daniel Kapitan" w:id="69" w:date="2024-12-16T15:32:3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feasibility</w:t>
        </w:r>
      </w:ins>
      <w:del w:author="Daniel Kapitan" w:id="69" w:date="2024-12-16T15:32:3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feasiblity</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the solution pattern where FHIR acts as an intermediate sharing standard through which data from (legacy) systems are extracted and made available for reuse in a common data model. One could argue that the </w:t>
      </w:r>
      <w:ins w:author="Daniel Kapitan" w:id="70" w:date="2024-12-16T15:32:3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distinction</w:t>
        </w:r>
      </w:ins>
      <w:del w:author="Daniel Kapitan" w:id="70" w:date="2024-12-16T15:32:3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distiction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between FHIR </w:t>
      </w:r>
      <w:ins w:author="Daniel Kapitan" w:id="71" w:date="2024-12-16T15:32:3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w:t>
        </w:r>
      </w:ins>
      <w:del w:author="Daniel Kapitan" w:id="71" w:date="2024-12-16T15:32:3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amd</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OMOP becomes less relevant if data can be effectively stored in either standard. We are hopeful that initiatives like OMOP-on-FHIR indeed will foster convergence rather than collision between these two standards [34].</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2et92p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Figure 2</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w:t>
      </w:r>
      <w:ins w:author="Daniel Kapitan" w:id="72" w:date="2024-12-16T15:32:4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of the processing</w:t>
        </w:r>
      </w:ins>
      <w:del w:author="Daniel Kapitan" w:id="72" w:date="2024-12-16T15:32:4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of processing</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advantages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circles), within a larger circle with fewer </w:t>
      </w:r>
      <w:ins w:author="Daniel Kapitan" w:id="73" w:date="2024-12-16T15:32:4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restrictions</w:t>
        </w:r>
      </w:ins>
      <w:del w:author="Daniel Kapitan" w:id="73" w:date="2024-12-16T15:32:4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strictions</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 that if any of the profiles includes a FHIR extension, such as adding a field to include a female’s maiden name, the profiles are no longer strictly concentric. Hence extra care needs to be taken when dealing with extensions when applying the principle of late binding.</w:t>
      </w:r>
    </w:p>
    <w:tbl>
      <w:tblPr>
        <w:tblStyle w:val="Table5"/>
        <w:tblW w:w="7920.0" w:type="dxa"/>
        <w:jc w:val="left"/>
        <w:tblInd w:w="-108.0" w:type="dxa"/>
        <w:tblLayout w:type="fixed"/>
        <w:tblLook w:val="0000"/>
      </w:tblPr>
      <w:tblGrid>
        <w:gridCol w:w="7920"/>
        <w:tblGridChange w:id="0">
          <w:tblGrid>
            <w:gridCol w:w="7920"/>
          </w:tblGrid>
        </w:tblGridChange>
      </w:tblGrid>
      <w:tr>
        <w:trPr>
          <w:cantSplit w:val="0"/>
          <w:tblHeader w:val="0"/>
        </w:trPr>
        <w:tc>
          <w:tcPr/>
          <w:bookmarkStart w:colFirst="0" w:colLast="0" w:name="2et92p0" w:id="4"/>
          <w:bookmarkEnd w:id="4"/>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334000" cy="2736938"/>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34000" cy="27369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2: Principle of late binding with FHIR profiling mechanism, illustrated with FHIR Profiles that are currently in use in the Netherlands.</w:t>
            </w:r>
          </w:p>
        </w:tc>
      </w:tr>
    </w:tbl>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found that this principle of late binding also allows flexible and efficient implementations of the data stations that make use of the current best practices of a lakehouse architecture of [35–37] and the composable data stack [38]. Lakehouses typically have a zonal architecture that follow the Extract-Load-Transform pattern (ELT) where data is ingested from the source systems in bulk (E), delivered to storage with aligned schemas (L) and transformed into a format ready for analysis (T) [35].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 [39]. Lakehouses thus combine the key benefits of data lakes and data warehouses: low-cost storage in an open format accessible by a variety of systems from the former, and powerful management and optimization features from the latter. By explicitly </w:t>
      </w:r>
      <w:ins w:author="Daniel Kapitan" w:id="74" w:date="2024-12-16T15:32:5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aligning</w:t>
        </w:r>
      </w:ins>
      <w:del w:author="Daniel Kapitan" w:id="74" w:date="2024-12-16T15:32:5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aligining</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mechanism of FHIR Profiles with this design pattern of a data lakehouse enables us to use complementary standards and open-source components, most notably Apache Arrow as the standard columnar in-memory format with RPC-based data movement [40]; Apache Parquet as the standard columnar on-disk format [41]; and Apache Iceberg as the open table format [42,43]. This design also enables the use of new embedded, in-process data processing engines, which in turn opens up possibilities to bring computing workloads to edge devices, such as running DuckDB in the browser on top of WebAssembly [44].</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above considerations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Start w:colFirst="0" w:colLast="0" w:name="tyjcwt" w:id="5"/>
    <w:bookmarkEnd w:id="5"/>
    <w:p w:rsidR="00000000" w:rsidDel="00000000" w:rsidP="00000000" w:rsidRDefault="00000000" w:rsidRPr="00000000" w14:paraId="00000030">
      <w:pPr>
        <w:pStyle w:val="Heading2"/>
        <w:rPr/>
      </w:pPr>
      <w:r w:rsidDel="00000000" w:rsidR="00000000" w:rsidRPr="00000000">
        <w:rPr>
          <w:rtl w:val="0"/>
        </w:rPr>
        <w:t xml:space="preserve">Health data standards in LMICs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 [45]. In the context of global digital health developments, Mehl et al. have also called for convergence to open standards, similar to Tsafnat et al., but additionally stress the need for open-source technologies (also our main argument in this paper), open content (representations of public health, health system or clinical knowledge to guide implementations) and open architectures (reusable enterprise architecture patterns for health systems) [46]. As for the open architecture, we see a convergence towards the OpenHIE framework [47], which has been adopted by many sub-Saharan African countries as the architectural blueprint for implementing nation-wide health information exchanges (HIE) [48], including Nigeria [49], Kenya [50] and Tanzania [51]. </w:t>
      </w:r>
      <w:hyperlink w:anchor="3dy6vkm">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Figure 3</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shows an overview of the OpenHIE architecture.</w:t>
      </w:r>
    </w:p>
    <w:tbl>
      <w:tblPr>
        <w:tblStyle w:val="Table6"/>
        <w:tblW w:w="7920.0" w:type="dxa"/>
        <w:jc w:val="left"/>
        <w:tblInd w:w="-108.0" w:type="dxa"/>
        <w:tblLayout w:type="fixed"/>
        <w:tblLook w:val="0000"/>
      </w:tblPr>
      <w:tblGrid>
        <w:gridCol w:w="7920"/>
        <w:tblGridChange w:id="0">
          <w:tblGrid>
            <w:gridCol w:w="7920"/>
          </w:tblGrid>
        </w:tblGridChange>
      </w:tblGrid>
      <w:tr>
        <w:trPr>
          <w:cantSplit w:val="0"/>
          <w:tblHeader w:val="0"/>
        </w:trPr>
        <w:tc>
          <w:tcPr/>
          <w:bookmarkStart w:colFirst="0" w:colLast="0" w:name="3dy6vkm" w:id="6"/>
          <w:bookmarkEnd w:id="6"/>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334000" cy="3798031"/>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34000" cy="379803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3: OpenHIE architecture showing the Point of Service systems (black), the Interoperability Layer (green) and the Component Layer (blue).</w:t>
            </w:r>
          </w:p>
        </w:tc>
      </w:tr>
    </w:tbl>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the OpenHIE specification is agnostic to which data standard should be used, in practice the digital health community in LMICs have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 facto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converged towards FHIR as the primary standard for health information exchange, in line with the proposal by Tsafnat et al. To illustrate this point, consider the OpenHIM Platform architecture (</w:t>
      </w:r>
      <w:hyperlink w:anchor="1t3h5sf">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Figure 4</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is currently the largest open-source implementation of the OpenHIE specification.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 [52].</w:t>
      </w:r>
    </w:p>
    <w:tbl>
      <w:tblPr>
        <w:tblStyle w:val="Table7"/>
        <w:tblW w:w="7920.0" w:type="dxa"/>
        <w:jc w:val="left"/>
        <w:tblInd w:w="-108.0" w:type="dxa"/>
        <w:tblLayout w:type="fixed"/>
        <w:tblLook w:val="0000"/>
      </w:tblPr>
      <w:tblGrid>
        <w:gridCol w:w="7920"/>
        <w:tblGridChange w:id="0">
          <w:tblGrid>
            <w:gridCol w:w="7920"/>
          </w:tblGrid>
        </w:tblGridChange>
      </w:tblGrid>
      <w:tr>
        <w:trPr>
          <w:cantSplit w:val="0"/>
          <w:tblHeader w:val="0"/>
        </w:trPr>
        <w:tc>
          <w:tcPr/>
          <w:bookmarkStart w:colFirst="0" w:colLast="0" w:name="1t3h5sf" w:id="7"/>
          <w:bookmarkEnd w:id="7"/>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334000" cy="2451215"/>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334000" cy="245121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4: OpenHIM Platform Architecture, illustrating the use of FHIR-based workflows between the components as specified in OpenHIE. CR: Client Registry. IOL: Interoperability Layer. MPI: Master Patient Index. SHR: Shared Health Record. Image taken from </w:t>
            </w:r>
            <w:hyperlink r:id="rId11">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https://jembi.gitbook.io/</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Looking at the Point-of-Service systems, we see that as of today openEHR is rarely used as the standard for clinical administration in LMICs. The largest open-source</w:t>
      </w:r>
      <w:ins w:author="Femke Heddema" w:id="75" w:date="2024-12-17T08:51:2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electronic heal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 record (</w:t>
        </w:r>
      </w:ins>
      <w:del w:author="Femke Heddema" w:id="75" w:date="2024-12-17T08:51:2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EHR</w:t>
      </w:r>
      <w:ins w:author="Femke Heddema" w:id="76" w:date="2024-12-17T08:51:3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implementations are based on proprietary data models, and it is unlikely this will change any time soon [53]. Instead, we see that FHIR-native software development frameworks such as OpenSRP [54] and the Open Health Stack [55] are being used more and more. In this approach, health professionals use Android apps to register and collect routine health data (</w:t>
      </w:r>
      <w:hyperlink w:anchor="4d34og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Figure 5</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an example, OpenSRP has been deployed in 14 countries targeting various patient populations, amongst which a reference implementation of the WHO antenatal and neonatal care guidelines for midwives in Lombok, Indonesia [56,57].</w:t>
      </w:r>
      <w:r w:rsidDel="00000000" w:rsidR="00000000" w:rsidRPr="00000000">
        <w:rPr>
          <w:rtl w:val="0"/>
        </w:rPr>
        <w:t xml:space="preserve"> </w:t>
      </w:r>
      <w:ins w:author="Daniel Kapitan" w:id="77" w:date="2024-12-17T07:37:04Z">
        <w:r w:rsidDel="00000000" w:rsidR="00000000" w:rsidRPr="00000000">
          <w:rPr>
            <w:i w:val="1"/>
            <w:rtl w:val="0"/>
            <w:rPrChange w:author="Femke Heddema" w:id="78" w:date="2024-12-17T08:52:38Z">
              <w:rPr/>
            </w:rPrChange>
          </w:rPr>
          <w:t xml:space="preserve">Beda EMR</w:t>
        </w:r>
        <w:r w:rsidDel="00000000" w:rsidR="00000000" w:rsidRPr="00000000">
          <w:rPr>
            <w:rtl w:val="0"/>
          </w:rPr>
          <w:t xml:space="preserve"> takes a similar approach and provides a FHIR native front-end that can be used in combination with any FHIR server as a backend [ADD REF: </w:t>
        </w:r>
        <w:r w:rsidDel="00000000" w:rsidR="00000000" w:rsidRPr="00000000">
          <w:fldChar w:fldCharType="begin"/>
        </w:r>
        <w:r w:rsidDel="00000000" w:rsidR="00000000" w:rsidRPr="00000000">
          <w:instrText xml:space="preserve">HYPERLINK "https://beda.software/emr%5D.Such"</w:instrText>
        </w:r>
        <w:r w:rsidDel="00000000" w:rsidR="00000000" w:rsidRPr="00000000">
          <w:fldChar w:fldCharType="separate"/>
        </w:r>
        <w:r w:rsidDel="00000000" w:rsidR="00000000" w:rsidRPr="00000000">
          <w:rPr>
            <w:rtl w:val="0"/>
          </w:rPr>
          <w:t xml:space="preserve">https://beda.software/emr] Such</w:t>
        </w:r>
        <w:r w:rsidDel="00000000" w:rsidR="00000000" w:rsidRPr="00000000">
          <w:fldChar w:fldCharType="end"/>
        </w:r>
        <w:r w:rsidDel="00000000" w:rsidR="00000000" w:rsidRPr="00000000">
          <w:rPr>
            <w:rtl w:val="0"/>
          </w:rPr>
          <w:t xml:space="preserve"> a</w:t>
        </w:r>
      </w:ins>
      <w:del w:author="Daniel Kapitan" w:id="77" w:date="2024-12-17T07:37:0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This</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solution design is particularly useful for mid-size and smaller healthcare facilities, which are often resource constrained, lacking basic IT infrastructure to deploy a full-blown electronic medical record system. Hence, by necessity, the FHIR-based SHR functions as the administrative system-of-record and as the hub for information exchange at the same time.</w:t>
      </w:r>
    </w:p>
    <w:tbl>
      <w:tblPr>
        <w:tblStyle w:val="Table8"/>
        <w:tblW w:w="7920.0" w:type="dxa"/>
        <w:jc w:val="left"/>
        <w:tblInd w:w="-108.0" w:type="dxa"/>
        <w:tblLayout w:type="fixed"/>
        <w:tblLook w:val="0000"/>
      </w:tblPr>
      <w:tblGrid>
        <w:gridCol w:w="7920"/>
        <w:tblGridChange w:id="0">
          <w:tblGrid>
            <w:gridCol w:w="7920"/>
          </w:tblGrid>
        </w:tblGridChange>
      </w:tblGrid>
      <w:tr>
        <w:trPr>
          <w:cantSplit w:val="0"/>
          <w:tblHeader w:val="0"/>
        </w:trPr>
        <w:tc>
          <w:tcPr/>
          <w:bookmarkStart w:colFirst="0" w:colLast="0" w:name="4d34og8" w:id="8"/>
          <w:bookmarkEnd w:id="8"/>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5334000" cy="2353387"/>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34000" cy="235338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Figure 5: Overview of OpenSRP2 open-source framework for building clinical administration apps. HIS: health information systems. Image source: </w:t>
            </w:r>
            <w:hyperlink r:id="rId13">
              <w:r w:rsidDel="00000000" w:rsidR="00000000" w:rsidRPr="00000000">
                <w:rPr>
                  <w:rFonts w:ascii="Cambria" w:cs="Cambria" w:eastAsia="Cambria" w:hAnsi="Cambria"/>
                  <w:b w:val="0"/>
                  <w:i w:val="1"/>
                  <w:smallCaps w:val="0"/>
                  <w:strike w:val="0"/>
                  <w:color w:val="4f81bd"/>
                  <w:sz w:val="24"/>
                  <w:szCs w:val="24"/>
                  <w:u w:val="none"/>
                  <w:shd w:fill="auto" w:val="clear"/>
                  <w:vertAlign w:val="baseline"/>
                  <w:rtl w:val="0"/>
                </w:rPr>
                <w:t xml:space="preserve">https://docs.opensrp.io/</w:t>
              </w:r>
            </w:hyperlink>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regarding longitudinal data analysis, we also see a convergence towards FHIR as the primary standard in LMICs. As in the case of federated learning, the choice for FHIR to implement </w:t>
      </w:r>
      <w:ins w:author="Daniel Kapitan" w:id="79" w:date="2024-12-16T15:33:0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warehouse</w:t>
        </w:r>
      </w:ins>
      <w:del w:author="Daniel Kapitan" w:id="79" w:date="2024-12-16T15:33:0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datawarehouse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analytic platforms is the preferred method due to the widespread </w:t>
      </w:r>
      <w:ins w:author="Daniel Kapitan" w:id="80" w:date="2024-12-16T15:33:0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availability</w:t>
        </w:r>
      </w:ins>
      <w:del w:author="Daniel Kapitan" w:id="80" w:date="2024-12-16T15:33:0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availibility</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complementary open-source technologies. FHIR-specific technologies such as Bulk FHIR data access and SQL-on-FHIR mentioned earlier, allow the FHIR ecosystem to be used, complemented and integrated with generic open-source </w:t>
      </w:r>
      <w:ins w:author="Daniel Kapitan" w:id="81" w:date="2024-12-16T15:33:0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warehousing</w:t>
        </w:r>
      </w:ins>
      <w:del w:author="Daniel Kapitan" w:id="81" w:date="2024-12-16T15:33:0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datawarehousing</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technologies such as Clickhouse [58] and dbt [59]. Increasingly more studies have pointed to the potential that FHIR can bring when it is used in conjunction with machine learning and AI [60]. FHIR-based shared health records can act as systems of records for countries, thereby enabling reuse by health researchers, foundations, etc. to create public value with this data.</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del w:author="Daniel Kapitan" w:id="84" w:date="2024-12-16T15:33:10Z"/>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t>
      </w:r>
      <w:ins w:author="Daniel Kapitan" w:id="82" w:date="2024-12-18T13:27:4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with the notion</w:t>
        </w:r>
      </w:ins>
      <w:del w:author="Daniel Kapitan" w:id="82" w:date="2024-12-18T13:27:4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with </w:delText>
        </w:r>
      </w:del>
      <w:ins w:author="Daniel Kapitan" w:id="82" w:date="2024-12-18T13:27:49Z">
        <w:del w:author="Daniel Kapitan" w:id="82" w:date="2024-12-18T13:27:4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notion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hourglass model</w:t>
      </w:r>
      <w:ins w:author="Daniel Kapitan" w:id="83" w:date="2024-12-18T13:28:0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open architectures: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del w:author="Daniel Kapitan" w:id="84" w:date="2024-12-16T15:33:1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of layered systems architecture which has been used in the design of the Internet and Unix and has enabled viral adoption and deployment </w:delText>
        </w:r>
      </w:del>
      <w:ins w:author="Daniel Kapitan" w:id="85" w:date="2024-12-16T15:33:08Z">
        <w:del w:author="Daniel Kapitan" w:id="84" w:date="2024-12-16T15:33:1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scalability</w:delText>
          </w:r>
        </w:del>
      </w:ins>
      <w:del w:author="Daniel Kapitan" w:id="84" w:date="2024-12-16T15:33:1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scalibility</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[61,62]. The hourglass model is “… an approach to design that seeks to support a great diversity of applications (at the top of the hourglass) and allow implementation using a great diversity of supporting services (at the bottom).” [62] The center of the hourglass - the waist or also called the spanning layer in the information systems parlance - is defined by a set of minimal standards which mediates all interactions between the higher and lower layers. </w:delText>
        </w:r>
      </w:del>
      <w:ins w:author="Daniel Kapitan" w:id="84" w:date="2024-12-16T15:33:10Z">
        <w:del w:author="Daniel Kapitan" w:id="84" w:date="2024-12-16T15:33:1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In the case</w:delText>
          </w:r>
        </w:del>
      </w:ins>
      <w:del w:author="Daniel Kapitan" w:id="84" w:date="2024-12-16T15:33:1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In case</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of the Internet, the spanning layer is defined by the </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TCP/IP protocol</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which is supported by a variety of underlying connectivity services (many different physical networks) on top of which many different applications can be built (email, videoconferencing etc.).</w:delText>
        </w:r>
      </w:del>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del w:author="Daniel Kapitan" w:id="84" w:date="2024-12-16T15:33:1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Within the context of LMICs, we believe that FHIR can act as the spanning layer within open health data system at large. </w:delText>
        </w:r>
      </w:del>
      <w:del w:author="Daniel Kapitan" w:id="86" w:date="2024-12-18T13:27:4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w:delText>
        </w:r>
      </w:del>
      <w:ins w:author="Daniel Kapitan" w:id="87" w:date="2024-12-18T13:30:16Z">
        <w:r w:rsidDel="00000000" w:rsidR="00000000" w:rsidRPr="00000000">
          <w:rPr>
            <w:rtl w:val="0"/>
            <w:rPrChange w:author="Daniel Kapitan" w:id="88" w:date="2024-12-18T13:27:40Z">
              <w:rPr>
                <w:rFonts w:ascii="Cambria" w:cs="Cambria" w:eastAsia="Cambria" w:hAnsi="Cambria"/>
                <w:b w:val="0"/>
                <w:i w:val="0"/>
                <w:smallCaps w:val="0"/>
                <w:strike w:val="0"/>
                <w:color w:val="000000"/>
                <w:sz w:val="24"/>
                <w:szCs w:val="24"/>
                <w:u w:val="none"/>
                <w:shd w:fill="auto" w:val="clear"/>
                <w:vertAlign w:val="baseline"/>
              </w:rPr>
            </w:rPrChange>
          </w:rPr>
          <w:t xml:space="preserve">By</w:t>
        </w:r>
      </w:ins>
      <w:del w:author="Daniel Kapitan" w:id="87" w:date="2024-12-18T13:30:1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In</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comparison, OMOP and openEHR are less modular in their design and are thereby less suitable as a standard to implement the subsystems defined</w:t>
      </w:r>
      <w:del w:author="Daniel Kapitan" w:id="89" w:date="2024-12-18T13:30:1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for example,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OpenHIE specification.</w:t>
      </w:r>
    </w:p>
    <w:bookmarkStart w:colFirst="0" w:colLast="0" w:name="2s8eyo1" w:id="9"/>
    <w:bookmarkEnd w:id="9"/>
    <w:p w:rsidR="00000000" w:rsidDel="00000000" w:rsidP="00000000" w:rsidRDefault="00000000" w:rsidRPr="00000000" w14:paraId="0000003D">
      <w:pPr>
        <w:pStyle w:val="Heading2"/>
        <w:rPr/>
      </w:pPr>
      <w:r w:rsidDel="00000000" w:rsidR="00000000" w:rsidRPr="00000000">
        <w:rPr>
          <w:rtl w:val="0"/>
        </w:rPr>
        <w:t xml:space="preserve">Conclusion</w:t>
      </w:r>
      <w:ins w:author="Daniel Kapitan" w:id="90" w:date="2024-12-30T12:21:14Z">
        <w:r w:rsidDel="00000000" w:rsidR="00000000" w:rsidRPr="00000000">
          <w:rPr>
            <w:rtl w:val="0"/>
          </w:rPr>
          <w:t xml:space="preserve"> and future research</w:t>
        </w:r>
      </w:ins>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ins w:author="Daniel Kapitan" w:id="94" w:date="2024-12-30T12:25:29Z"/>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agree with Tsafnat et al. that there is a dire need to converge to open data standards in healthcare, and support the</w:t>
      </w:r>
      <w:ins w:author="Daniel Kapitan" w:id="91" w:date="2024-12-30T12:27:3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ir</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proposal to focus on openEHR, FHIR and OMOP in healthcare informatics going forward. However, open standards are a necessary but not sufficient condition for the convergence of health data standardization. The availability of open-source implementations and complementary technologies are as important when choosing which open standard to use. </w:t>
      </w:r>
      <w:ins w:author="Daniel Kapitan" w:id="92" w:date="2024-12-30T12:28:0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w:t>
        </w:r>
      </w:ins>
      <w:del w:author="Daniel Kapitan" w:id="92" w:date="2024-12-30T12:28:0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Furthermore, w</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 find that the proposed trichotomy</w:t>
      </w:r>
      <w:ins w:author="Daniel Kapitan" w:id="93" w:date="2024-12-30T12:22:2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too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restrictive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therefore of limited use in guiding design choices to be made in real-world scenarios. Instead,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t>
        </w:r>
      </w:ins>
      <w:del w:author="Daniel Kapitan" w:id="93" w:date="2024-12-30T12:22:2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is not always relevant and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think that the full-STAC approach described by Mehl et al. is more comprehensive [46]. </w:t>
      </w:r>
      <w:ins w:author="Daniel Kapitan" w:id="94" w:date="2024-12-30T12:25:2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Furthermore, we argue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 FHIR has the potential of acting as the spanning layer within the open health data system at large, thereby enabling much wider standardization and adoption within the health data ecosystem at large. This is illustrated by the two cases considered here, where FHIR is used beyond its original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scope as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health data exchange standard.</w:t>
        </w:r>
      </w:ins>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ins w:author="Daniel Kapitan" w:id="95" w:date="2024-12-30T12:30:32Z"/>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case of FL, </w:t>
      </w:r>
      <w:ins w:author="Daniel Kapitan" w:id="95" w:date="2024-12-30T12:30:3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FHIR can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 used interchangeably with OMOP for longitudinal analysis. Also, due to its inherently modular design, FHIR can be used in conjunction with the principle of late binding, as opposed to early binding for OMOP and OpenEHR, which is a relevant design criterion for implementing federated data platforms for secondary use.</w:t>
        </w:r>
      </w:ins>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ins w:author="Femke Heddema" w:id="99" w:date="2024-12-24T10:24:16Z"/>
          <w:del w:author="Daniel Kapitan" w:id="104" w:date="2024-12-30T12:38:37Z"/>
          <w:rFonts w:ascii="Cambria" w:cs="Cambria" w:eastAsia="Cambria" w:hAnsi="Cambria"/>
          <w:b w:val="0"/>
          <w:i w:val="0"/>
          <w:smallCaps w:val="0"/>
          <w:strike w:val="0"/>
          <w:color w:val="000000"/>
          <w:sz w:val="24"/>
          <w:szCs w:val="24"/>
          <w:u w:val="none"/>
          <w:shd w:fill="auto" w:val="clear"/>
          <w:vertAlign w:val="baseline"/>
        </w:rPr>
      </w:pPr>
      <w:ins w:author="Daniel Kapitan" w:id="95" w:date="2024-12-30T12:30:32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case of LMICs, we see that FHIR is emerging as the standard for all three domains of clinical administration, data exchange and longitudinal </w:t>
        </w:r>
      </w:ins>
      <w:ins w:author="Daniel Kapitan" w:id="96" w:date="2024-12-18T13:40:5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analysis.</w:t>
        </w:r>
      </w:ins>
      <w:ins w:author="Daniel Kapitan" w:id="95" w:date="2024-12-30T12:30:32Z">
        <w:del w:author="Daniel Kapitan" w:id="96" w:date="2024-12-18T13:40:5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analyis., where </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and </w:delText>
          </w:r>
        </w:del>
      </w:ins>
      <w:del w:author="Daniel Kapitan" w:id="96" w:date="2024-12-18T13:40:5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we see a convergence towards </w:delText>
        </w:r>
        <w:r w:rsidDel="00000000" w:rsidR="00000000" w:rsidRPr="00000000">
          <w:rPr>
            <w:rtl w:val="0"/>
            <w:rPrChange w:author="Daniel Kapitan" w:id="97" w:date="2024-12-30T12:30:32Z">
              <w:rPr>
                <w:rFonts w:ascii="Cambria" w:cs="Cambria" w:eastAsia="Cambria" w:hAnsi="Cambria"/>
                <w:b w:val="0"/>
                <w:i w:val="0"/>
                <w:smallCaps w:val="0"/>
                <w:strike w:val="0"/>
                <w:color w:val="000000"/>
                <w:sz w:val="24"/>
                <w:szCs w:val="24"/>
                <w:u w:val="none"/>
                <w:shd w:fill="auto" w:val="clear"/>
                <w:vertAlign w:val="baseline"/>
              </w:rPr>
            </w:rPrChange>
          </w:rPr>
          <w:delText xml:space="preserve">OMOP and FHIR, which can be used interchangeably. </w:delText>
        </w:r>
      </w:del>
      <w:ins w:author="Femke Heddema" w:id="98" w:date="2024-12-24T10:24:06Z">
        <w:del w:author="Daniel Kapitan" w:id="96" w:date="2024-12-18T13:40:51Z">
          <w:r w:rsidDel="00000000" w:rsidR="00000000" w:rsidRPr="00000000">
            <w:rPr>
              <w:rtl w:val="0"/>
              <w:rPrChange w:author="Daniel Kapitan" w:id="97" w:date="2024-12-30T12:30:32Z">
                <w:rPr>
                  <w:rFonts w:ascii="Cambria" w:cs="Cambria" w:eastAsia="Cambria" w:hAnsi="Cambria"/>
                  <w:b w:val="0"/>
                  <w:i w:val="0"/>
                  <w:smallCaps w:val="0"/>
                  <w:strike w:val="0"/>
                  <w:color w:val="000000"/>
                  <w:sz w:val="24"/>
                  <w:szCs w:val="24"/>
                  <w:u w:val="none"/>
                  <w:shd w:fill="auto" w:val="clear"/>
                  <w:vertAlign w:val="baseline"/>
                </w:rPr>
              </w:rPrChange>
            </w:rPr>
            <w:delText xml:space="preserve">We</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ins>
      <w:del w:author="Daniel Kapitan" w:id="96" w:date="2024-12-18T13:40:5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In the case of LMICs, we </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think that FHIR </w:delText>
        </w:r>
      </w:del>
      <w:ins w:author="Daniel Kapitan" w:id="96" w:date="2024-12-18T13:40:51Z">
        <w:del w:author="Daniel Kapitan" w:id="96" w:date="2024-12-18T13:40:5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h</w:delText>
          </w:r>
        </w:del>
      </w:ins>
      <w:del w:author="Daniel Kapitan" w:id="96" w:date="2024-12-18T13:40:5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as the potential of acting as the spanning layer within the open health data system at large, thereby enabling much wider standardization and adoption. </w:delText>
        </w:r>
      </w:del>
      <w:ins w:author="Femke Heddema" w:id="99" w:date="2024-12-24T10:24:16Z">
        <w:del w:author="Daniel Kapitan" w:id="96" w:date="2024-12-18T13:40:5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We expect a higher uptake of open data standards and open-source implementations in more open digital ecosystems: </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Ecosystems where digital implementation</w:delTex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limitations skew towards resource-constraints compared to vendor- or regulatory constraints.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t>
        </w:r>
      </w:ins>
      <w:ins w:author="Daniel Kapitan" w:id="100" w:date="2024-12-30T12:37:2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expect that </w:t>
        </w:r>
      </w:ins>
      <w:ins w:author="Femke Heddema" w:id="99" w:date="2024-12-24T10:24:16Z">
        <w:del w:author="Daniel Kapitan" w:id="100" w:date="2024-12-30T12:37:2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therefore especially see a role for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FHIR </w:t>
        </w:r>
      </w:ins>
      <w:ins w:author="Daniel Kapitan" w:id="101" w:date="2024-12-30T12:37:3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will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play a major role in driving health data convergence </w:t>
        </w:r>
      </w:ins>
      <w:ins w:author="Femke Heddema" w:id="99" w:date="2024-12-24T10:24:1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w:t>
        </w:r>
        <w:del w:author="Daniel Kapitan" w:id="102" w:date="2024-12-30T12:38:0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the context of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LMICs,</w:t>
        </w:r>
      </w:ins>
      <w:ins w:author="Daniel Kapitan" w:id="103" w:date="2024-12-30T12:38:3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because the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availability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open-source implementations and complementary components are important enablers in these resource-constrained environments.</w:t>
        </w:r>
      </w:ins>
      <w:ins w:author="Femke Heddema" w:id="99" w:date="2024-12-24T10:24:16Z">
        <w:del w:author="Daniel Kapitan" w:id="103" w:date="2024-12-30T12:38:39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del w:author="Daniel Kapitan" w:id="104" w:date="2024-12-30T12:38:3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driving the convergence of, often, the fragmented health landscape with its high availability of complements to the core technical platform. </w:delText>
          </w:r>
        </w:del>
      </w:ins>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strongly support ongoing developments to </w:t>
      </w:r>
      <w:ins w:author="Femke Heddema" w:id="105" w:date="2024-12-24T10:37:0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further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increase the </w:t>
      </w:r>
      <w:ins w:author="Femke Heddema" w:id="106" w:date="2024-12-17T08:56:5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availability</w:t>
        </w:r>
      </w:ins>
      <w:del w:author="Femke Heddema" w:id="106" w:date="2024-12-17T08:56:55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availibility</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of open-source implementations as digital public goods [63] and integration projects such as Instant OpenHIE [64], through which we have a fighting chance to move the needle in health data standardization for LMICs.</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PrChange w:author="Femke Heddema" w:id="116" w:date="2024-12-24T10:37:11Z">
            <w:rPr>
              <w:rFonts w:ascii="Cambria" w:cs="Cambria" w:eastAsia="Cambria" w:hAnsi="Cambria"/>
              <w:b w:val="0"/>
              <w:i w:val="0"/>
              <w:smallCaps w:val="0"/>
              <w:strike w:val="0"/>
              <w:color w:val="000000"/>
              <w:sz w:val="24"/>
              <w:szCs w:val="24"/>
              <w:u w:val="none"/>
              <w:shd w:fill="auto" w:val="clear"/>
              <w:vertAlign w:val="baseline"/>
            </w:rPr>
          </w:rPrChange>
        </w:rPr>
      </w:pPr>
      <w:ins w:author="Daniel Kapitan" w:id="107" w:date="2024-12-30T12:51:33Z">
        <w:r w:rsidDel="00000000" w:rsidR="00000000" w:rsidRPr="00000000">
          <w:rPr>
            <w:rtl w:val="0"/>
          </w:rPr>
          <w:t xml:space="preserve">Going forward, </w:t>
        </w:r>
      </w:ins>
      <w:ins w:author="Femke Heddema" w:id="108" w:date="2024-12-24T10:37:11Z">
        <w:del w:author="Daniel Kapitan" w:id="107" w:date="2024-12-30T12:51:3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ins>
      <w:ins w:author="Daniel Kapitan" w:id="107" w:date="2024-12-30T12:51:33Z">
        <w:del w:author="Daniel Kapitan" w:id="107" w:date="2024-12-30T12:51:3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w:delText>
          </w:r>
        </w:del>
      </w:ins>
      <w:ins w:author="Femke Heddema" w:id="108" w:date="2024-12-24T10:37:11Z">
        <w:del w:author="Daniel Kapitan" w:id="107" w:date="2024-12-30T12:51:3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W</w:delText>
          </w:r>
        </w:del>
      </w:ins>
      <w:ins w:author="Daniel Kapitan" w:id="107" w:date="2024-12-30T12:51:3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w:t>
        </w:r>
      </w:ins>
      <w:ins w:author="Femke Heddema" w:id="108" w:date="2024-12-24T10:37:1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 suggest </w:t>
        </w:r>
      </w:ins>
      <w:ins w:author="Daniel Kapitan" w:id="109" w:date="2024-12-30T12:53:0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ins>
      <w:ins w:author="Femke Heddema" w:id="108" w:date="2024-12-24T10:37:11Z">
        <w:del w:author="Daniel Kapitan" w:id="109" w:date="2024-12-30T12:53:0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for </w:delText>
          </w:r>
        </w:del>
      </w:ins>
      <w:ins w:author="Daniel Kapitan" w:id="109" w:date="2024-12-30T12:53:0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following topics for </w:t>
        </w:r>
      </w:ins>
      <w:ins w:author="Femke Heddema" w:id="108" w:date="2024-12-24T10:37:1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future research</w:t>
        </w:r>
      </w:ins>
      <w:ins w:author="Daniel Kapitan" w:id="110" w:date="2024-12-30T13:33:23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Given that health data standardization will continue to require mappings, we propose to explore the use of machine learning, and particularly large-language models, as a means to reduce the development effort required to standardize health data. New machine learning methods can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also be developed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assess and improve data quality across the various stages of the data processing pipelines. In terms of data integration,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expect that health data will increasingly be used in conjunction with data from social services and the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welfare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domain, which requires new techniques to integrate different data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domains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example using knowledge graphs and ontologies. Last, but certainly not least, future research </w:t>
        </w:r>
        <w:del w:author="Daniel Kapitan" w:id="111" w:date="2024-12-30T12:53:0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models will .   to address the well-known </w:delText>
          </w:r>
        </w:del>
      </w:ins>
      <w:ins w:author="Femke Heddema" w:id="108" w:date="2024-12-24T10:37:11Z">
        <w:del w:author="Daniel Kapitan" w:id="111" w:date="2024-12-30T12:53:0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to </w:delText>
          </w:r>
        </w:del>
      </w:ins>
      <w:ins w:author="Daniel Kapitan" w:id="111" w:date="2024-12-30T12:53:08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should not only </w:t>
        </w:r>
      </w:ins>
      <w:ins w:author="Femke Heddema" w:id="108" w:date="2024-12-24T10:37:1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explore </w:t>
        </w:r>
        <w:del w:author="Daniel Kapitan" w:id="112" w:date="2024-12-30T13:51:07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not only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technical but also the social implications of implementing open</w:t>
        </w:r>
      </w:ins>
      <w:ins w:author="Daniel Kapitan" w:id="113" w:date="2024-12-30T12:45:5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ins>
      <w:ins w:author="Femke Heddema" w:id="108" w:date="2024-12-24T10:37:11Z">
        <w:del w:author="Daniel Kapitan" w:id="113" w:date="2024-12-30T12:45:50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source components for data standardization across the healthcare system, specifically in settings where governance or ethical considerations of data interoperability have not specifically been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addressed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at a regulatory level. In line with the embedding of open standards in the open-source ecosystem, we assert that the benefits of health data standardization will </w:t>
        </w:r>
      </w:ins>
      <w:ins w:author="Daniel Kapitan" w:id="114" w:date="2024-12-30T12:55:0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only </w:t>
        </w:r>
      </w:ins>
      <w:ins w:author="Femke Heddema" w:id="108" w:date="2024-12-24T10:37:11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 realized </w:t>
        </w:r>
        <w:del w:author="Daniel Kapitan" w:id="115" w:date="2024-12-30T12:55:0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only </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they are coupled with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collaborative, community-driven governance models. It remains essential to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ensure that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development, adoption, and evolution of standards remain inclusive, transparent, and responsive to the diverse needs within the health system.</w:t>
        </w:r>
      </w:ins>
      <w:r w:rsidDel="00000000" w:rsidR="00000000" w:rsidRPr="00000000">
        <w:rPr>
          <w:rtl w:val="0"/>
        </w:rPr>
      </w:r>
    </w:p>
    <w:bookmarkStart w:colFirst="0" w:colLast="0" w:name="17dp8vu" w:id="10"/>
    <w:bookmarkEnd w:id="10"/>
    <w:p w:rsidR="00000000" w:rsidDel="00000000" w:rsidP="00000000" w:rsidRDefault="00000000" w:rsidRPr="00000000" w14:paraId="00000043">
      <w:pPr>
        <w:pStyle w:val="Heading2"/>
        <w:rPr/>
      </w:pPr>
      <w:r w:rsidDel="00000000" w:rsidR="00000000" w:rsidRPr="00000000">
        <w:rPr>
          <w:rtl w:val="0"/>
        </w:rPr>
        <w:t xml:space="preserve">Authors’ Contributions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DK contributed to the concept and design of the manuscript and prepared the first draft. AD, MS and BJV contributed to the section on federated learning. FH and MB contributed to the section on LMICs. </w:t>
      </w:r>
      <w:ins w:author="Daniel Kapitan" w:id="117" w:date="2024-12-18T12:19:0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DK and FH revis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ed the manuscript based on the feedback from the peer reviewers. </w:t>
        </w:r>
      </w:in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All authors contributed to the final revision and approved the final manuscript.</w:t>
      </w:r>
    </w:p>
    <w:bookmarkStart w:colFirst="0" w:colLast="0" w:name="3rdcrjn" w:id="11"/>
    <w:bookmarkEnd w:id="11"/>
    <w:p w:rsidR="00000000" w:rsidDel="00000000" w:rsidP="00000000" w:rsidRDefault="00000000" w:rsidRPr="00000000" w14:paraId="00000045">
      <w:pPr>
        <w:pStyle w:val="Heading2"/>
        <w:rPr/>
      </w:pPr>
      <w:r w:rsidDel="00000000" w:rsidR="00000000" w:rsidRPr="00000000">
        <w:rPr>
          <w:rtl w:val="0"/>
        </w:rPr>
        <w:t xml:space="preserve">Conflicts of interests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DK received funding from PharmAccess as a contractor to conduct the work on LMICs reported here. MB/Ona is the core developer of the open-source OpenSRP 2 framework.</w:t>
      </w:r>
    </w:p>
    <w:p w:rsidR="00000000" w:rsidDel="00000000" w:rsidP="00000000" w:rsidRDefault="00000000" w:rsidRPr="00000000" w14:paraId="00000047">
      <w:pPr>
        <w:pStyle w:val="Heading2"/>
        <w:rPr>
          <w:ins w:author="Daniel Kapitan" w:id="118" w:date="2024-12-18T13:08:24Z"/>
          <w:rFonts w:ascii="Cambria" w:cs="Cambria" w:eastAsia="Cambria" w:hAnsi="Cambria"/>
          <w:b w:val="0"/>
          <w:i w:val="0"/>
          <w:smallCaps w:val="0"/>
          <w:strike w:val="0"/>
          <w:color w:val="000000"/>
          <w:sz w:val="24"/>
          <w:szCs w:val="24"/>
          <w:u w:val="none"/>
          <w:shd w:fill="auto" w:val="clear"/>
          <w:vertAlign w:val="baseline"/>
        </w:rPr>
      </w:pPr>
      <w:ins w:author="Daniel Kapitan" w:id="118" w:date="2024-12-18T13:08:24Z">
        <w:bookmarkStart w:colFirst="0" w:colLast="0" w:name="_o0y9urxo1bhi" w:id="12"/>
        <w:bookmarkEnd w:id="12"/>
        <w:r w:rsidDel="00000000" w:rsidR="00000000" w:rsidRPr="00000000">
          <w:br w:type="page"/>
        </w:r>
        <w:r w:rsidDel="00000000" w:rsidR="00000000" w:rsidRPr="00000000">
          <w:rPr>
            <w:rtl w:val="0"/>
          </w:rPr>
        </w:r>
      </w:ins>
    </w:p>
    <w:p w:rsidR="00000000" w:rsidDel="00000000" w:rsidP="00000000" w:rsidRDefault="00000000" w:rsidRPr="00000000" w14:paraId="00000048">
      <w:pPr>
        <w:pStyle w:val="Heading2"/>
        <w:rPr>
          <w:ins w:author="Daniel Kapitan" w:id="118" w:date="2024-12-18T13:08:24Z"/>
          <w:rFonts w:ascii="Cambria" w:cs="Cambria" w:eastAsia="Cambria" w:hAnsi="Cambria"/>
          <w:b w:val="0"/>
          <w:i w:val="0"/>
          <w:smallCaps w:val="0"/>
          <w:strike w:val="0"/>
          <w:color w:val="000000"/>
          <w:sz w:val="24"/>
          <w:szCs w:val="24"/>
          <w:u w:val="none"/>
          <w:shd w:fill="auto" w:val="clear"/>
          <w:vertAlign w:val="baseline"/>
        </w:rPr>
      </w:pPr>
      <w:ins w:author="Daniel Kapitan" w:id="118" w:date="2024-12-18T13:08:24Z">
        <w:bookmarkStart w:colFirst="0" w:colLast="0" w:name="_txc943hcf59o" w:id="13"/>
        <w:bookmarkEnd w:id="1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Abbreviations</w:t>
        </w:r>
      </w:ins>
    </w:p>
    <w:p w:rsidR="00000000" w:rsidDel="00000000" w:rsidP="00000000" w:rsidRDefault="00000000" w:rsidRPr="00000000" w14:paraId="00000049">
      <w:pPr>
        <w:rPr>
          <w:ins w:author="Daniel Kapitan" w:id="118" w:date="2024-12-18T13:08:24Z"/>
          <w:rFonts w:ascii="Cambria" w:cs="Cambria" w:eastAsia="Cambria" w:hAnsi="Cambria"/>
          <w:b w:val="0"/>
          <w:i w:val="0"/>
          <w:smallCaps w:val="0"/>
          <w:strike w:val="0"/>
          <w:color w:val="000000"/>
          <w:sz w:val="24"/>
          <w:szCs w:val="24"/>
          <w:u w:val="none"/>
          <w:shd w:fill="auto" w:val="clear"/>
          <w:vertAlign w:val="baseline"/>
        </w:rPr>
      </w:pPr>
      <w:ins w:author="Daniel Kapitan" w:id="118" w:date="2024-12-18T13:08:24Z">
        <w:r w:rsidDel="00000000" w:rsidR="00000000" w:rsidRPr="00000000">
          <w:rPr>
            <w:rtl w:val="0"/>
          </w:rPr>
        </w:r>
      </w:ins>
    </w:p>
    <w:p w:rsidR="00000000" w:rsidDel="00000000" w:rsidP="00000000" w:rsidRDefault="00000000" w:rsidRPr="00000000" w14:paraId="0000004A">
      <w:pPr>
        <w:rPr>
          <w:ins w:author="Daniel Kapitan" w:id="118" w:date="2024-12-18T13:08:24Z"/>
          <w:rFonts w:ascii="Cambria" w:cs="Cambria" w:eastAsia="Cambria" w:hAnsi="Cambria"/>
          <w:b w:val="0"/>
          <w:i w:val="0"/>
          <w:smallCaps w:val="0"/>
          <w:strike w:val="0"/>
          <w:color w:val="000000"/>
          <w:sz w:val="24"/>
          <w:szCs w:val="24"/>
          <w:u w:val="none"/>
          <w:shd w:fill="auto" w:val="clear"/>
          <w:vertAlign w:val="baseline"/>
        </w:rPr>
      </w:pPr>
      <w:ins w:author="Daniel Kapitan" w:id="118" w:date="2024-12-18T13:08: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API: Application Programming Interface</w:t>
        </w:r>
      </w:ins>
    </w:p>
    <w:p w:rsidR="00000000" w:rsidDel="00000000" w:rsidP="00000000" w:rsidRDefault="00000000" w:rsidRPr="00000000" w14:paraId="0000004B">
      <w:pPr>
        <w:rPr>
          <w:ins w:author="Daniel Kapitan" w:id="118" w:date="2024-12-18T13:08:24Z"/>
          <w:rFonts w:ascii="Cambria" w:cs="Cambria" w:eastAsia="Cambria" w:hAnsi="Cambria"/>
          <w:b w:val="0"/>
          <w:i w:val="0"/>
          <w:smallCaps w:val="0"/>
          <w:strike w:val="0"/>
          <w:color w:val="000000"/>
          <w:sz w:val="24"/>
          <w:szCs w:val="24"/>
          <w:u w:val="none"/>
          <w:shd w:fill="auto" w:val="clear"/>
          <w:vertAlign w:val="baseline"/>
        </w:rPr>
      </w:pPr>
      <w:ins w:author="Daniel Kapitan" w:id="118" w:date="2024-12-18T13:08: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EHDS: European Health Data Space</w:t>
        </w:r>
      </w:ins>
    </w:p>
    <w:p w:rsidR="00000000" w:rsidDel="00000000" w:rsidP="00000000" w:rsidRDefault="00000000" w:rsidRPr="00000000" w14:paraId="0000004C">
      <w:pPr>
        <w:rPr>
          <w:ins w:author="Daniel Kapitan" w:id="118" w:date="2024-12-18T13:08:24Z"/>
          <w:rFonts w:ascii="Cambria" w:cs="Cambria" w:eastAsia="Cambria" w:hAnsi="Cambria"/>
          <w:b w:val="0"/>
          <w:i w:val="0"/>
          <w:smallCaps w:val="0"/>
          <w:strike w:val="0"/>
          <w:color w:val="000000"/>
          <w:sz w:val="24"/>
          <w:szCs w:val="24"/>
          <w:u w:val="none"/>
          <w:shd w:fill="auto" w:val="clear"/>
          <w:vertAlign w:val="baseline"/>
        </w:rPr>
      </w:pPr>
      <w:ins w:author="Daniel Kapitan" w:id="118" w:date="2024-12-18T13:08: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EHR: Electronic Health Record</w:t>
        </w:r>
      </w:ins>
    </w:p>
    <w:p w:rsidR="00000000" w:rsidDel="00000000" w:rsidP="00000000" w:rsidRDefault="00000000" w:rsidRPr="00000000" w14:paraId="0000004D">
      <w:pPr>
        <w:rPr>
          <w:ins w:author="Daniel Kapitan" w:id="118" w:date="2024-12-18T13:08:24Z"/>
          <w:rFonts w:ascii="Cambria" w:cs="Cambria" w:eastAsia="Cambria" w:hAnsi="Cambria"/>
          <w:b w:val="0"/>
          <w:i w:val="0"/>
          <w:smallCaps w:val="0"/>
          <w:strike w:val="0"/>
          <w:color w:val="000000"/>
          <w:sz w:val="24"/>
          <w:szCs w:val="24"/>
          <w:u w:val="none"/>
          <w:shd w:fill="auto" w:val="clear"/>
          <w:vertAlign w:val="baseline"/>
        </w:rPr>
      </w:pPr>
      <w:ins w:author="Daniel Kapitan" w:id="118" w:date="2024-12-18T13:08: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ELT: Extract, Load, Transform</w:t>
        </w:r>
      </w:ins>
    </w:p>
    <w:p w:rsidR="00000000" w:rsidDel="00000000" w:rsidP="00000000" w:rsidRDefault="00000000" w:rsidRPr="00000000" w14:paraId="0000004E">
      <w:pPr>
        <w:rPr>
          <w:ins w:author="Daniel Kapitan" w:id="118" w:date="2024-12-18T13:08:24Z"/>
          <w:rFonts w:ascii="Cambria" w:cs="Cambria" w:eastAsia="Cambria" w:hAnsi="Cambria"/>
          <w:b w:val="0"/>
          <w:i w:val="0"/>
          <w:smallCaps w:val="0"/>
          <w:strike w:val="0"/>
          <w:color w:val="000000"/>
          <w:sz w:val="24"/>
          <w:szCs w:val="24"/>
          <w:u w:val="none"/>
          <w:shd w:fill="auto" w:val="clear"/>
          <w:vertAlign w:val="baseline"/>
        </w:rPr>
      </w:pPr>
      <w:ins w:author="Daniel Kapitan" w:id="118" w:date="2024-12-18T13:08: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FAIR: Findability, Accessibility, Interoperability, and Reusability</w:t>
        </w:r>
      </w:ins>
    </w:p>
    <w:p w:rsidR="00000000" w:rsidDel="00000000" w:rsidP="00000000" w:rsidRDefault="00000000" w:rsidRPr="00000000" w14:paraId="0000004F">
      <w:pPr>
        <w:rPr>
          <w:ins w:author="Daniel Kapitan" w:id="118" w:date="2024-12-18T13:08:24Z"/>
          <w:rFonts w:ascii="Cambria" w:cs="Cambria" w:eastAsia="Cambria" w:hAnsi="Cambria"/>
          <w:b w:val="0"/>
          <w:i w:val="0"/>
          <w:smallCaps w:val="0"/>
          <w:strike w:val="0"/>
          <w:color w:val="000000"/>
          <w:sz w:val="24"/>
          <w:szCs w:val="24"/>
          <w:u w:val="none"/>
          <w:shd w:fill="auto" w:val="clear"/>
          <w:vertAlign w:val="baseline"/>
        </w:rPr>
      </w:pPr>
      <w:ins w:author="Daniel Kapitan" w:id="118" w:date="2024-12-18T13:08: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FHIR: Fast Healthcare Interoperability Resources</w:t>
        </w:r>
      </w:ins>
    </w:p>
    <w:p w:rsidR="00000000" w:rsidDel="00000000" w:rsidP="00000000" w:rsidRDefault="00000000" w:rsidRPr="00000000" w14:paraId="00000050">
      <w:pPr>
        <w:rPr>
          <w:ins w:author="Daniel Kapitan" w:id="118" w:date="2024-12-18T13:08:24Z"/>
          <w:rFonts w:ascii="Cambria" w:cs="Cambria" w:eastAsia="Cambria" w:hAnsi="Cambria"/>
          <w:b w:val="0"/>
          <w:i w:val="0"/>
          <w:smallCaps w:val="0"/>
          <w:strike w:val="0"/>
          <w:color w:val="000000"/>
          <w:sz w:val="24"/>
          <w:szCs w:val="24"/>
          <w:u w:val="none"/>
          <w:shd w:fill="auto" w:val="clear"/>
          <w:vertAlign w:val="baseline"/>
        </w:rPr>
      </w:pPr>
      <w:ins w:author="Daniel Kapitan" w:id="118" w:date="2024-12-18T13:08: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FL: Federated Learning</w:t>
        </w:r>
      </w:ins>
    </w:p>
    <w:p w:rsidR="00000000" w:rsidDel="00000000" w:rsidP="00000000" w:rsidRDefault="00000000" w:rsidRPr="00000000" w14:paraId="00000051">
      <w:pPr>
        <w:rPr>
          <w:ins w:author="Daniel Kapitan" w:id="118" w:date="2024-12-18T13:08:24Z"/>
          <w:rFonts w:ascii="Cambria" w:cs="Cambria" w:eastAsia="Cambria" w:hAnsi="Cambria"/>
          <w:b w:val="0"/>
          <w:i w:val="0"/>
          <w:smallCaps w:val="0"/>
          <w:strike w:val="0"/>
          <w:color w:val="000000"/>
          <w:sz w:val="24"/>
          <w:szCs w:val="24"/>
          <w:u w:val="none"/>
          <w:shd w:fill="auto" w:val="clear"/>
          <w:vertAlign w:val="baseline"/>
        </w:rPr>
      </w:pPr>
      <w:ins w:author="Daniel Kapitan" w:id="118" w:date="2024-12-18T13:08: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Full-STAC: Concept that advocates for open standards, open 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echnology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open architecture and open content</w:t>
        </w:r>
      </w:ins>
    </w:p>
    <w:p w:rsidR="00000000" w:rsidDel="00000000" w:rsidP="00000000" w:rsidRDefault="00000000" w:rsidRPr="00000000" w14:paraId="00000052">
      <w:pPr>
        <w:rPr>
          <w:ins w:author="Daniel Kapitan" w:id="118" w:date="2024-12-18T13:08:24Z"/>
          <w:rFonts w:ascii="Cambria" w:cs="Cambria" w:eastAsia="Cambria" w:hAnsi="Cambria"/>
          <w:b w:val="0"/>
          <w:i w:val="0"/>
          <w:smallCaps w:val="0"/>
          <w:strike w:val="0"/>
          <w:color w:val="000000"/>
          <w:sz w:val="24"/>
          <w:szCs w:val="24"/>
          <w:u w:val="none"/>
          <w:shd w:fill="auto" w:val="clear"/>
          <w:vertAlign w:val="baseline"/>
        </w:rPr>
      </w:pPr>
      <w:ins w:author="Daniel Kapitan" w:id="118" w:date="2024-12-18T13:08: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GSM: Global System for Mobile Communications</w:t>
        </w:r>
      </w:ins>
    </w:p>
    <w:p w:rsidR="00000000" w:rsidDel="00000000" w:rsidP="00000000" w:rsidRDefault="00000000" w:rsidRPr="00000000" w14:paraId="00000053">
      <w:pPr>
        <w:rPr>
          <w:ins w:author="Daniel Kapitan" w:id="118" w:date="2024-12-18T13:08:24Z"/>
          <w:rFonts w:ascii="Cambria" w:cs="Cambria" w:eastAsia="Cambria" w:hAnsi="Cambria"/>
          <w:b w:val="0"/>
          <w:i w:val="0"/>
          <w:smallCaps w:val="0"/>
          <w:strike w:val="0"/>
          <w:color w:val="000000"/>
          <w:sz w:val="24"/>
          <w:szCs w:val="24"/>
          <w:u w:val="none"/>
          <w:shd w:fill="auto" w:val="clear"/>
          <w:vertAlign w:val="baseline"/>
        </w:rPr>
      </w:pPr>
      <w:ins w:author="Daniel Kapitan" w:id="118" w:date="2024-12-18T13:08: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HIE: Health Information Exchange</w:t>
        </w:r>
      </w:ins>
    </w:p>
    <w:p w:rsidR="00000000" w:rsidDel="00000000" w:rsidP="00000000" w:rsidRDefault="00000000" w:rsidRPr="00000000" w14:paraId="00000054">
      <w:pPr>
        <w:rPr>
          <w:ins w:author="Daniel Kapitan" w:id="118" w:date="2024-12-18T13:08:24Z"/>
          <w:rFonts w:ascii="Cambria" w:cs="Cambria" w:eastAsia="Cambria" w:hAnsi="Cambria"/>
          <w:b w:val="0"/>
          <w:i w:val="0"/>
          <w:smallCaps w:val="0"/>
          <w:strike w:val="0"/>
          <w:color w:val="000000"/>
          <w:sz w:val="24"/>
          <w:szCs w:val="24"/>
          <w:u w:val="none"/>
          <w:shd w:fill="auto" w:val="clear"/>
          <w:vertAlign w:val="baseline"/>
        </w:rPr>
      </w:pPr>
      <w:ins w:author="Daniel Kapitan" w:id="118" w:date="2024-12-18T13:08: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HL7: Health Level 7</w:t>
        </w:r>
      </w:ins>
    </w:p>
    <w:p w:rsidR="00000000" w:rsidDel="00000000" w:rsidP="00000000" w:rsidRDefault="00000000" w:rsidRPr="00000000" w14:paraId="00000055">
      <w:pPr>
        <w:rPr>
          <w:ins w:author="Daniel Kapitan" w:id="118" w:date="2024-12-18T13:08:24Z"/>
          <w:rFonts w:ascii="Cambria" w:cs="Cambria" w:eastAsia="Cambria" w:hAnsi="Cambria"/>
          <w:b w:val="0"/>
          <w:i w:val="0"/>
          <w:smallCaps w:val="0"/>
          <w:strike w:val="0"/>
          <w:color w:val="000000"/>
          <w:sz w:val="24"/>
          <w:szCs w:val="24"/>
          <w:u w:val="none"/>
          <w:shd w:fill="auto" w:val="clear"/>
          <w:vertAlign w:val="baseline"/>
        </w:rPr>
      </w:pPr>
      <w:ins w:author="Daniel Kapitan" w:id="118" w:date="2024-12-18T13:08: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LMIC: Low and middle-income countries</w:t>
        </w:r>
      </w:ins>
    </w:p>
    <w:p w:rsidR="00000000" w:rsidDel="00000000" w:rsidP="00000000" w:rsidRDefault="00000000" w:rsidRPr="00000000" w14:paraId="00000056">
      <w:pPr>
        <w:rPr>
          <w:ins w:author="Daniel Kapitan" w:id="118" w:date="2024-12-18T13:08:24Z"/>
          <w:rFonts w:ascii="Cambria" w:cs="Cambria" w:eastAsia="Cambria" w:hAnsi="Cambria"/>
          <w:b w:val="0"/>
          <w:i w:val="0"/>
          <w:smallCaps w:val="0"/>
          <w:strike w:val="0"/>
          <w:color w:val="000000"/>
          <w:sz w:val="24"/>
          <w:szCs w:val="24"/>
          <w:u w:val="none"/>
          <w:shd w:fill="auto" w:val="clear"/>
          <w:vertAlign w:val="baseline"/>
        </w:rPr>
      </w:pPr>
      <w:ins w:author="Daniel Kapitan" w:id="118" w:date="2024-12-18T13:08: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ML: Machine Learning</w:t>
        </w:r>
      </w:ins>
    </w:p>
    <w:p w:rsidR="00000000" w:rsidDel="00000000" w:rsidP="00000000" w:rsidRDefault="00000000" w:rsidRPr="00000000" w14:paraId="00000057">
      <w:pPr>
        <w:rPr>
          <w:ins w:author="Daniel Kapitan" w:id="118" w:date="2024-12-18T13:08:24Z"/>
          <w:rFonts w:ascii="Cambria" w:cs="Cambria" w:eastAsia="Cambria" w:hAnsi="Cambria"/>
          <w:b w:val="0"/>
          <w:i w:val="0"/>
          <w:smallCaps w:val="0"/>
          <w:strike w:val="0"/>
          <w:color w:val="000000"/>
          <w:sz w:val="24"/>
          <w:szCs w:val="24"/>
          <w:u w:val="none"/>
          <w:shd w:fill="auto" w:val="clear"/>
          <w:vertAlign w:val="baseline"/>
        </w:rPr>
      </w:pPr>
      <w:ins w:author="Daniel Kapitan" w:id="118" w:date="2024-12-18T13:08: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OHDSI: Observational Health Data Sciences and Informatics</w:t>
        </w:r>
      </w:ins>
    </w:p>
    <w:p w:rsidR="00000000" w:rsidDel="00000000" w:rsidP="00000000" w:rsidRDefault="00000000" w:rsidRPr="00000000" w14:paraId="00000058">
      <w:pPr>
        <w:rPr>
          <w:ins w:author="Daniel Kapitan" w:id="118" w:date="2024-12-18T13:08:24Z"/>
          <w:rFonts w:ascii="Cambria" w:cs="Cambria" w:eastAsia="Cambria" w:hAnsi="Cambria"/>
          <w:b w:val="0"/>
          <w:i w:val="0"/>
          <w:smallCaps w:val="0"/>
          <w:strike w:val="0"/>
          <w:color w:val="000000"/>
          <w:sz w:val="24"/>
          <w:szCs w:val="24"/>
          <w:u w:val="none"/>
          <w:shd w:fill="auto" w:val="clear"/>
          <w:vertAlign w:val="baseline"/>
        </w:rPr>
      </w:pPr>
      <w:ins w:author="Daniel Kapitan" w:id="118" w:date="2024-12-18T13:08: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OMOP: Observational Medical Outcomes Partnership</w:t>
        </w:r>
      </w:ins>
    </w:p>
    <w:p w:rsidR="00000000" w:rsidDel="00000000" w:rsidP="00000000" w:rsidRDefault="00000000" w:rsidRPr="00000000" w14:paraId="00000059">
      <w:pPr>
        <w:rPr>
          <w:ins w:author="Daniel Kapitan" w:id="118" w:date="2024-12-18T13:08:24Z"/>
          <w:rFonts w:ascii="Cambria" w:cs="Cambria" w:eastAsia="Cambria" w:hAnsi="Cambria"/>
          <w:b w:val="0"/>
          <w:i w:val="0"/>
          <w:smallCaps w:val="0"/>
          <w:strike w:val="0"/>
          <w:color w:val="000000"/>
          <w:sz w:val="24"/>
          <w:szCs w:val="24"/>
          <w:u w:val="none"/>
          <w:shd w:fill="auto" w:val="clear"/>
          <w:vertAlign w:val="baseline"/>
        </w:rPr>
      </w:pPr>
      <w:ins w:author="Daniel Kapitan" w:id="118" w:date="2024-12-18T13:08: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SHR: Shared Health Record</w:t>
        </w:r>
      </w:ins>
    </w:p>
    <w:p w:rsidR="00000000" w:rsidDel="00000000" w:rsidP="00000000" w:rsidRDefault="00000000" w:rsidRPr="00000000" w14:paraId="0000005A">
      <w:pPr>
        <w:rPr>
          <w:ins w:author="Daniel Kapitan" w:id="118" w:date="2024-12-18T13:08:24Z"/>
          <w:rFonts w:ascii="Cambria" w:cs="Cambria" w:eastAsia="Cambria" w:hAnsi="Cambria"/>
          <w:b w:val="0"/>
          <w:i w:val="0"/>
          <w:smallCaps w:val="0"/>
          <w:strike w:val="0"/>
          <w:color w:val="000000"/>
          <w:sz w:val="24"/>
          <w:szCs w:val="24"/>
          <w:u w:val="none"/>
          <w:shd w:fill="auto" w:val="clear"/>
          <w:vertAlign w:val="baseline"/>
        </w:rPr>
      </w:pPr>
      <w:ins w:author="Daniel Kapitan" w:id="118" w:date="2024-12-18T13:08: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REST: representational state transfer</w:t>
        </w:r>
      </w:ins>
    </w:p>
    <w:p w:rsidR="00000000" w:rsidDel="00000000" w:rsidP="00000000" w:rsidRDefault="00000000" w:rsidRPr="00000000" w14:paraId="0000005B">
      <w:pPr>
        <w:rPr>
          <w:ins w:author="Daniel Kapitan" w:id="118" w:date="2024-12-18T13:08:24Z"/>
          <w:rFonts w:ascii="Cambria" w:cs="Cambria" w:eastAsia="Cambria" w:hAnsi="Cambria"/>
          <w:b w:val="0"/>
          <w:i w:val="0"/>
          <w:smallCaps w:val="0"/>
          <w:strike w:val="0"/>
          <w:color w:val="000000"/>
          <w:sz w:val="24"/>
          <w:szCs w:val="24"/>
          <w:u w:val="none"/>
          <w:shd w:fill="auto" w:val="clear"/>
          <w:vertAlign w:val="baseline"/>
        </w:rPr>
      </w:pPr>
      <w:ins w:author="Daniel Kapitan" w:id="118" w:date="2024-12-18T13:08:24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TCP/IP: Transmission Control Protocol/Internet Protocol</w:t>
        </w:r>
      </w:ins>
    </w:p>
    <w:bookmarkStart w:colFirst="0" w:colLast="0" w:name="26in1rg" w:id="14"/>
    <w:bookmarkEnd w:id="14"/>
    <w:p w:rsidR="00000000" w:rsidDel="00000000" w:rsidP="00000000" w:rsidRDefault="00000000" w:rsidRPr="00000000" w14:paraId="0000005C">
      <w:pPr>
        <w:pStyle w:val="Heading1"/>
        <w:rPr/>
      </w:pPr>
      <w:r w:rsidDel="00000000" w:rsidR="00000000" w:rsidRPr="00000000">
        <w:rPr>
          <w:rtl w:val="0"/>
        </w:rPr>
        <w:t xml:space="preserve">References</w:t>
      </w:r>
    </w:p>
    <w:bookmarkStart w:colFirst="0" w:colLast="0" w:name="35nkun2" w:id="15"/>
    <w:bookmarkEnd w:id="15"/>
    <w:bookmarkStart w:colFirst="0" w:colLast="0" w:name="lnxbz9" w:id="16"/>
    <w:bookmarkEnd w:id="16"/>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Tsafnat G, Dunscombe R, Gabriel D, Grieve G, Reich C. Converge or Collide? Making Sense of a Plethora of Open Data Standards in Health Care.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Medical Internet Research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2024;26(1):e55779. doi:</w:t>
      </w:r>
      <w:hyperlink r:id="rId1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10.2196/55779</w:t>
        </w:r>
      </w:hyperlink>
      <w:r w:rsidDel="00000000" w:rsidR="00000000" w:rsidRPr="00000000">
        <w:rPr>
          <w:rtl w:val="0"/>
        </w:rPr>
      </w:r>
    </w:p>
    <w:bookmarkStart w:colFirst="0" w:colLast="0" w:name="1ksv4uv" w:id="17"/>
    <w:bookmarkEnd w:id="17"/>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de Reuver M, Sørensen C, Basole RC. The Digital Platform: A Research Agenda.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Information Technology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2018;33(2):124-135. doi:</w:t>
      </w:r>
      <w:hyperlink r:id="rId1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10.1057/s41265-016-0033-3</w:t>
        </w:r>
      </w:hyperlink>
      <w:r w:rsidDel="00000000" w:rsidR="00000000" w:rsidRPr="00000000">
        <w:rPr>
          <w:rtl w:val="0"/>
        </w:rPr>
      </w:r>
    </w:p>
    <w:bookmarkStart w:colFirst="0" w:colLast="0" w:name="44sinio" w:id="18"/>
    <w:bookmarkEnd w:id="18"/>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 Keller P, Tarkowski A. The Paradox of Open.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Open Future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Published online March 5, 2021. Accessed March 25, 2024. </w:t>
      </w:r>
      <w:hyperlink r:id="rId1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https://openfuture.pubpub.org/pub/paradox-of-open/release/1</w:t>
        </w:r>
      </w:hyperlink>
      <w:r w:rsidDel="00000000" w:rsidR="00000000" w:rsidRPr="00000000">
        <w:rPr>
          <w:rtl w:val="0"/>
        </w:rPr>
      </w:r>
    </w:p>
    <w:bookmarkStart w:colFirst="0" w:colLast="0" w:name="2jxsxqh" w:id="19"/>
    <w:bookmarkEnd w:id="19"/>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 Reynolds CJ, Wyatt JC. Open Source, Open Standards, and Health Care Information Systems.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Medical Internet Research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2011;13(1):e1521. doi:</w:t>
      </w:r>
      <w:hyperlink r:id="rId1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10.2196/jmir.1521</w:t>
        </w:r>
      </w:hyperlink>
      <w:r w:rsidDel="00000000" w:rsidR="00000000" w:rsidRPr="00000000">
        <w:rPr>
          <w:rtl w:val="0"/>
        </w:rPr>
      </w:r>
    </w:p>
    <w:bookmarkStart w:colFirst="0" w:colLast="0" w:name="z337ya" w:id="20"/>
    <w:bookmarkEnd w:id="20"/>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 GSM.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Wikipedia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2024. Accessed September 20, 2024. </w:t>
      </w:r>
      <w:hyperlink r:id="rId1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https://en.wikipedia.org/w/index.php?title=GSM&amp;oldid=1245675274</w:t>
        </w:r>
      </w:hyperlink>
      <w:r w:rsidDel="00000000" w:rsidR="00000000" w:rsidRPr="00000000">
        <w:rPr>
          <w:rtl w:val="0"/>
        </w:rPr>
      </w:r>
    </w:p>
    <w:bookmarkStart w:colFirst="0" w:colLast="0" w:name="3j2qqm3" w:id="21"/>
    <w:bookmarkEnd w:id="21"/>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 Firely.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FHIR in US Healthcare Regulations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2023. Accessed May 30, 2024. </w:t>
      </w:r>
      <w:hyperlink r:id="rId1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https://simplifier.net/organization/firely/news/153</w:t>
        </w:r>
      </w:hyperlink>
      <w:r w:rsidDel="00000000" w:rsidR="00000000" w:rsidRPr="00000000">
        <w:rPr>
          <w:rtl w:val="0"/>
        </w:rPr>
      </w:r>
    </w:p>
    <w:bookmarkStart w:colFirst="0" w:colLast="0" w:name="1y810tw" w:id="22"/>
    <w:bookmarkEnd w:id="22"/>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National Digital Health Mission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India National Health Authority; 2020.</w:t>
      </w:r>
    </w:p>
    <w:bookmarkStart w:colFirst="0" w:colLast="0" w:name="4i7ojhp" w:id="23"/>
    <w:bookmarkEnd w:id="23"/>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HCX Protocol V0.9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2023. Accessed September 18, 2024. </w:t>
      </w:r>
      <w:hyperlink r:id="rId2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http://hcxprotocol.io/</w:t>
        </w:r>
      </w:hyperlink>
      <w:r w:rsidDel="00000000" w:rsidR="00000000" w:rsidRPr="00000000">
        <w:rPr>
          <w:rtl w:val="0"/>
        </w:rPr>
      </w:r>
    </w:p>
    <w:bookmarkStart w:colFirst="0" w:colLast="0" w:name="2xcytpi" w:id="24"/>
    <w:bookmarkEnd w:id="24"/>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9. Tilahun B, Mamuye A, Yilma T, Shehata 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African Union Health Information Exchange Guidelines and Standards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2023.</w:t>
      </w:r>
    </w:p>
    <w:bookmarkStart w:colFirst="0" w:colLast="0" w:name="1ci93xb" w:id="25"/>
    <w:bookmarkEnd w:id="25"/>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 Mandl KD, Gottlieb D, Mandel JC, et al. Push Button Population Health: The SMART/HL7 FHIR Bulk Data Access Application Programming Interface.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npj Digital Medicine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2020;3(1):1-9. doi:</w:t>
      </w:r>
      <w:hyperlink r:id="rId2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10.1038/s41746-020-00358-4</w:t>
        </w:r>
      </w:hyperlink>
      <w:r w:rsidDel="00000000" w:rsidR="00000000" w:rsidRPr="00000000">
        <w:rPr>
          <w:rtl w:val="0"/>
        </w:rPr>
      </w:r>
    </w:p>
    <w:bookmarkStart w:colFirst="0" w:colLast="0" w:name="3whwml4" w:id="26"/>
    <w:bookmarkEnd w:id="26"/>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 Jones J, Gottlieb D, Mandel JC, et al. A landscape survey of planned SMART/HL7 bulk FHIR data access API implementations and tools.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the American Medical Informatics Association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2021;28(6):1284-1287. doi:</w:t>
      </w:r>
      <w:hyperlink r:id="rId2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10.1093/jamia/ocab028</w:t>
        </w:r>
      </w:hyperlink>
      <w:r w:rsidDel="00000000" w:rsidR="00000000" w:rsidRPr="00000000">
        <w:rPr>
          <w:rtl w:val="0"/>
        </w:rPr>
      </w:r>
    </w:p>
    <w:bookmarkStart w:colFirst="0" w:colLast="0" w:name="2bn6wsx" w:id="27"/>
    <w:bookmarkEnd w:id="27"/>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SQL on FHIR V2.0.0-Pre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Accessed September 20, 2024. </w:t>
      </w:r>
      <w:hyperlink r:id="rId2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https://build.fhir.org/ig/FHIR/sql-on-fhir-v2/</w:t>
        </w:r>
      </w:hyperlink>
      <w:r w:rsidDel="00000000" w:rsidR="00000000" w:rsidRPr="00000000">
        <w:rPr>
          <w:rtl w:val="0"/>
        </w:rPr>
      </w:r>
    </w:p>
    <w:bookmarkStart w:colFirst="0" w:colLast="0" w:name="qsh70q" w:id="28"/>
    <w:bookmarkEnd w:id="28"/>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 FHIR Open Source Implementations. September 20, 2024. Accessed September 20, 2024. </w:t>
      </w:r>
      <w:hyperlink r:id="rId2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https://confluence.hl7.org/display/FHIR/Open+Source+Implementations</w:t>
        </w:r>
      </w:hyperlink>
      <w:r w:rsidDel="00000000" w:rsidR="00000000" w:rsidRPr="00000000">
        <w:rPr>
          <w:rtl w:val="0"/>
        </w:rPr>
      </w:r>
    </w:p>
    <w:bookmarkStart w:colFirst="0" w:colLast="0" w:name="3as4poj" w:id="29"/>
    <w:bookmarkEnd w:id="29"/>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 Software Tools – OHDSI. Accessed September 20, 2024. </w:t>
      </w:r>
      <w:hyperlink r:id="rId2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https://www.ohdsi.org/software-tools/</w:t>
        </w:r>
      </w:hyperlink>
      <w:r w:rsidDel="00000000" w:rsidR="00000000" w:rsidRPr="00000000">
        <w:rPr>
          <w:rtl w:val="0"/>
        </w:rPr>
      </w:r>
    </w:p>
    <w:bookmarkStart w:colFirst="0" w:colLast="0" w:name="1pxezwc" w:id="30"/>
    <w:bookmarkEnd w:id="30"/>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15. Beale SH Thomas. openEHR Platform. Accessed September 20, 2024. </w:t>
      </w:r>
      <w:hyperlink r:id="rId2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https://openehr.org/products_tools/platform/</w:t>
        </w:r>
      </w:hyperlink>
      <w:r w:rsidDel="00000000" w:rsidR="00000000" w:rsidRPr="00000000">
        <w:rPr>
          <w:rtl w:val="0"/>
        </w:rPr>
      </w:r>
    </w:p>
    <w:bookmarkStart w:colFirst="0" w:colLast="0" w:name="49x2ik5" w:id="31"/>
    <w:bookmarkEnd w:id="31"/>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 EHRbase 2.0 website. Published online March 19, 2024. Accessed September 20, 2024. </w:t>
      </w:r>
      <w:hyperlink r:id="rId2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https://www.ehrbase.org/</w:t>
        </w:r>
      </w:hyperlink>
      <w:r w:rsidDel="00000000" w:rsidR="00000000" w:rsidRPr="00000000">
        <w:rPr>
          <w:rtl w:val="0"/>
        </w:rPr>
      </w:r>
    </w:p>
    <w:bookmarkStart w:colFirst="0" w:colLast="0" w:name="2p2csry" w:id="32"/>
    <w:bookmarkEnd w:id="32"/>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17. Rieke N, Hancox J, Li W, et al. The future of digital health with federated learning.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npj Digit Med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2020;3(1, 1):1-7. doi:</w:t>
      </w:r>
      <w:hyperlink r:id="rId2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10.1038/s41746-020-00323-1</w:t>
        </w:r>
      </w:hyperlink>
      <w:r w:rsidDel="00000000" w:rsidR="00000000" w:rsidRPr="00000000">
        <w:rPr>
          <w:rtl w:val="0"/>
        </w:rPr>
      </w:r>
    </w:p>
    <w:bookmarkStart w:colFirst="0" w:colLast="0" w:name="147n2zr" w:id="33"/>
    <w:bookmarkEnd w:id="33"/>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18. Teo ZL, Jin L, Liu N, et al. Federated machine learning in healthcare: A systematic review on clinical applications and technical architecture.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Cell Reports Medicine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2024;5(2):101419. doi:</w:t>
      </w:r>
      <w:hyperlink r:id="rId2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10.1016/j.xcrm.2024.101419</w:t>
        </w:r>
      </w:hyperlink>
      <w:r w:rsidDel="00000000" w:rsidR="00000000" w:rsidRPr="00000000">
        <w:rPr>
          <w:rtl w:val="0"/>
        </w:rPr>
      </w:r>
    </w:p>
    <w:bookmarkStart w:colFirst="0" w:colLast="0" w:name="3o7alnk" w:id="34"/>
    <w:bookmarkEnd w:id="34"/>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19. PLUGIN – Platform voor Uitwisseling en Hergebruik van Klinische Data Nederland. Accessed September 21, 2024. </w:t>
      </w:r>
      <w:hyperlink r:id="rId3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https://plugin.healthcare/</w:t>
        </w:r>
      </w:hyperlink>
      <w:r w:rsidDel="00000000" w:rsidR="00000000" w:rsidRPr="00000000">
        <w:rPr>
          <w:rtl w:val="0"/>
        </w:rPr>
      </w:r>
    </w:p>
    <w:bookmarkStart w:colFirst="0" w:colLast="0" w:name="23ckvvd" w:id="35"/>
    <w:bookmarkEnd w:id="35"/>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 Health-RI. Agreements on the National Health Data Infrastructure for Research, Policy and Innovation - Health-RI Nationale Gezondheidsdata-infrastructuur - Confluence. January 29, 2024. Accessed June 3, 2024. </w:t>
      </w:r>
      <w:hyperlink r:id="rId3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https://health-ri.atlassian.net/wiki/spaces/HNG/pages/249073646/Agreements+on+the+National+Health+Data+Infrastructure+for+Research+Policy+and+Innovation</w:t>
        </w:r>
      </w:hyperlink>
      <w:r w:rsidDel="00000000" w:rsidR="00000000" w:rsidRPr="00000000">
        <w:rPr>
          <w:rtl w:val="0"/>
        </w:rPr>
      </w:r>
    </w:p>
    <w:bookmarkStart w:colFirst="0" w:colLast="0" w:name="ihv636" w:id="36"/>
    <w:bookmarkEnd w:id="36"/>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 Khalid S, Yang C, Blacketer C, et al. A standardized analytics pipeline for reliable and rapid development and validation of prediction models using observational health data.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Computer Methods and Programs in Biomedicine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2021;211:106394. doi:</w:t>
      </w:r>
      <w:hyperlink r:id="rId3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10.1016/j.cmpb.2021.106394</w:t>
        </w:r>
      </w:hyperlink>
      <w:r w:rsidDel="00000000" w:rsidR="00000000" w:rsidRPr="00000000">
        <w:rPr>
          <w:rtl w:val="0"/>
        </w:rPr>
      </w:r>
    </w:p>
    <w:bookmarkStart w:colFirst="0" w:colLast="0" w:name="32hioqz" w:id="37"/>
    <w:bookmarkEnd w:id="37"/>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 Lee S, Kim C, Chang J, Park RW. FeederNet (Federated E-Health Big Data for Evidence Renovation Network) platform in Korea – OHDSI. 2022. Accessed June 4, 2024. </w:t>
      </w:r>
      <w:hyperlink r:id="rId3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https://www.ohdsi.org/2022showcase-33/</w:t>
        </w:r>
      </w:hyperlink>
      <w:r w:rsidDel="00000000" w:rsidR="00000000" w:rsidRPr="00000000">
        <w:rPr>
          <w:rtl w:val="0"/>
        </w:rPr>
      </w:r>
    </w:p>
    <w:bookmarkStart w:colFirst="0" w:colLast="0" w:name="1hmsyys" w:id="38"/>
    <w:bookmarkEnd w:id="38"/>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 Mateus P, Moonen J, Beran M, et al. Data harmonization and federated learning for multi-cohort dementia research using the OMOP common data model: A Netherlands consortium of dementia cohorts case study.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Biomedical Informatics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2024;155:104661. doi:</w:t>
      </w:r>
      <w:hyperlink r:id="rId3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10.1016/j.jbi.2024.104661</w:t>
        </w:r>
      </w:hyperlink>
      <w:r w:rsidDel="00000000" w:rsidR="00000000" w:rsidRPr="00000000">
        <w:rPr>
          <w:rtl w:val="0"/>
        </w:rPr>
      </w:r>
    </w:p>
    <w:bookmarkStart w:colFirst="0" w:colLast="0" w:name="41mghml" w:id="39"/>
    <w:bookmarkEnd w:id="39"/>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24. Kroes JA, Bansal AT, Berret E, et al. Blueprint for harmonising unstandardised disease registries to allow federated data analysis: Prepare for the future.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ERJ Open Research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2022;8(4). doi:</w:t>
      </w:r>
      <w:hyperlink r:id="rId3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10.1183/23120541.00168-2022</w:t>
        </w:r>
      </w:hyperlink>
      <w:r w:rsidDel="00000000" w:rsidR="00000000" w:rsidRPr="00000000">
        <w:rPr>
          <w:rtl w:val="0"/>
        </w:rPr>
      </w:r>
    </w:p>
    <w:bookmarkStart w:colFirst="0" w:colLast="0" w:name="2grqrue" w:id="40"/>
    <w:bookmarkEnd w:id="40"/>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 Deltomme C, Denturck K, De Jaeger P, et al. Federated Health Innovation Network (FHIN). Published online September 20, 2024. </w:t>
      </w:r>
      <w:hyperlink r:id="rId3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https://www.ohdsi-europe.org/images/symposium-2024/Posters/poster%20OHDSI%20FHIN%20Camille%20Deltomme%20-%20Camille%20Deltomme.pdf</w:t>
        </w:r>
      </w:hyperlink>
      <w:r w:rsidDel="00000000" w:rsidR="00000000" w:rsidRPr="00000000">
        <w:rPr>
          <w:rtl w:val="0"/>
        </w:rPr>
      </w:r>
    </w:p>
    <w:bookmarkStart w:colFirst="0" w:colLast="0" w:name="vx1227" w:id="41"/>
    <w:bookmarkEnd w:id="41"/>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26. Moncada-Torres A, Martin F, Sieswerda M, Van Soest J, Geleijnse G. VANTAGE6: An </w:t>
      </w:r>
      <w:ins w:author="Daniel Kapitan" w:id="119" w:date="2024-12-18T13:32:5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open-source</w:t>
        </w:r>
      </w:ins>
      <w:del w:author="Daniel Kapitan" w:id="119" w:date="2024-12-18T13:32:56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delText xml:space="preserve">open source</w:delText>
        </w:r>
      </w:de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priVAcy preserviNg federaTed leArninG infrastructurE for Secure Insight eXchange.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AMIA Annu Symp Proc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2021;2020:870-877. Accessed September 21, 2024. </w:t>
      </w:r>
      <w:hyperlink r:id="rId3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https://www.ncbi.nlm.nih.gov/pmc/articles/PMC8075508/</w:t>
        </w:r>
      </w:hyperlink>
      <w:r w:rsidDel="00000000" w:rsidR="00000000" w:rsidRPr="00000000">
        <w:rPr>
          <w:rtl w:val="0"/>
        </w:rPr>
      </w:r>
    </w:p>
    <w:bookmarkStart w:colFirst="0" w:colLast="0" w:name="3fwokq0" w:id="42"/>
    <w:bookmarkEnd w:id="42"/>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27. Choudhury A, van Soest J, Nayak S, Dekker A. Personal Health Train on FHIR: A Privacy Preserving Federated Approach for Analyzing FAIR Data in Healthcare. In: Bhattacharjee A, Borgohain SKr, Soni B, Verma G, Gao XZ, eds.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Machine Learning, Image Processing, Network Security and Data Sciences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Communications in Computer and Information Science. Springer; 2020:85-95. doi:</w:t>
      </w:r>
      <w:hyperlink r:id="rId3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10.1007/978-981-15-6315-7_7</w:t>
        </w:r>
      </w:hyperlink>
      <w:r w:rsidDel="00000000" w:rsidR="00000000" w:rsidRPr="00000000">
        <w:rPr>
          <w:rtl w:val="0"/>
        </w:rPr>
      </w:r>
    </w:p>
    <w:bookmarkStart w:colFirst="0" w:colLast="0" w:name="1v1yuxt" w:id="43"/>
    <w:bookmarkEnd w:id="43"/>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28. Smits D, Van Beusekom B, Martin F, Veen L, Geleijnse G, Moncada-Torres A. An Improved Infrastructure for Privacy-Preserving Analysis of Patient Data. In: Mantas J, Gallos P, Zoulias E, et al., eds.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Studies in Health Technology and Informatics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IOS Press; 2022. doi:</w:t>
      </w:r>
      <w:hyperlink r:id="rId3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10.3233/SHTI220682</w:t>
        </w:r>
      </w:hyperlink>
      <w:r w:rsidDel="00000000" w:rsidR="00000000" w:rsidRPr="00000000">
        <w:rPr>
          <w:rtl w:val="0"/>
        </w:rPr>
      </w:r>
    </w:p>
    <w:bookmarkStart w:colFirst="0" w:colLast="0" w:name="4f1mdlm" w:id="44"/>
    <w:bookmarkEnd w:id="44"/>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29. Mullie L, Afilalo J, Archambault P, et al. CODA: An open-source platform for federated analysis and machine learning on distributed healthcare data.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the American Medical Informatics Association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Published online December 21, 2023:ocad235. doi:</w:t>
      </w:r>
      <w:hyperlink r:id="rId4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10.1093/jamia/ocad235</w:t>
        </w:r>
      </w:hyperlink>
      <w:r w:rsidDel="00000000" w:rsidR="00000000" w:rsidRPr="00000000">
        <w:rPr>
          <w:rtl w:val="0"/>
        </w:rPr>
      </w:r>
    </w:p>
    <w:bookmarkStart w:colFirst="0" w:colLast="0" w:name="2u6wntf" w:id="45"/>
    <w:bookmarkEnd w:id="45"/>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30. Sinaci AA, Gencturk M, Alvarez-Romero C, et al. Privacy-preserving federated machine learning on FAIR health data: A real-world application.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Computational and Structural Biotechnology Journal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2024;24:136-145. doi:</w:t>
      </w:r>
      <w:hyperlink r:id="rId4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10.1016/j.csbj.2024.02.014</w:t>
        </w:r>
      </w:hyperlink>
      <w:r w:rsidDel="00000000" w:rsidR="00000000" w:rsidRPr="00000000">
        <w:rPr>
          <w:rtl w:val="0"/>
        </w:rPr>
      </w:r>
    </w:p>
    <w:bookmarkStart w:colFirst="0" w:colLast="0" w:name="19c6y18" w:id="46"/>
    <w:bookmarkEnd w:id="46"/>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31. Gruendner J, Schwachhofer T, Sippl P, et al. KETOS: Clinical decision support and machine learning as a service – A training and deployment platform based on Docker, OMOP-CDM, and FHIR Web Services.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PLOS ONE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2019;14(10):e0223010. doi:</w:t>
      </w:r>
      <w:hyperlink r:id="rId4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10.1371/journal.pone.0223010</w:t>
        </w:r>
      </w:hyperlink>
      <w:r w:rsidDel="00000000" w:rsidR="00000000" w:rsidRPr="00000000">
        <w:rPr>
          <w:rtl w:val="0"/>
        </w:rPr>
      </w:r>
    </w:p>
    <w:bookmarkStart w:colFirst="0" w:colLast="0" w:name="3tbugp1" w:id="47"/>
    <w:bookmarkEnd w:id="47"/>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 Cremonesi F, Planat V, Kalokyri V, et al. The need for multimodal health data modeling: A practical approach for a federated-learning healthcare platform.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Journal of Biomedical Informatics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2023;141:104338. doi:</w:t>
      </w:r>
      <w:hyperlink r:id="rId4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10.1016/j.jbi.2023.104338</w:t>
        </w:r>
      </w:hyperlink>
      <w:r w:rsidDel="00000000" w:rsidR="00000000" w:rsidRPr="00000000">
        <w:rPr>
          <w:rtl w:val="0"/>
        </w:rPr>
      </w:r>
    </w:p>
    <w:bookmarkStart w:colFirst="0" w:colLast="0" w:name="28h4qwu" w:id="48"/>
    <w:bookmarkEnd w:id="48"/>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33. Peng Y, Henke E, Reinecke I, Zoch M, Sedlmayr M, Bathelt F. An ETL-process design for data harmonization to participate in international research with German real-world data based on FHIR and OMOP CDM.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International Journal of Medical Informatics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2023;169:104925. doi:</w:t>
      </w:r>
      <w:hyperlink r:id="rId4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10.1016/j.ijmedinf.2022.104925</w:t>
        </w:r>
      </w:hyperlink>
      <w:r w:rsidDel="00000000" w:rsidR="00000000" w:rsidRPr="00000000">
        <w:rPr>
          <w:rtl w:val="0"/>
        </w:rPr>
      </w:r>
    </w:p>
    <w:bookmarkStart w:colFirst="0" w:colLast="0" w:name="nmf14n" w:id="49"/>
    <w:bookmarkEnd w:id="49"/>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34. OMOPonFHIR. Accessed September 20, 2024. </w:t>
      </w:r>
      <w:hyperlink r:id="rId4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https://omoponfhir.org/</w:t>
        </w:r>
      </w:hyperlink>
      <w:r w:rsidDel="00000000" w:rsidR="00000000" w:rsidRPr="00000000">
        <w:rPr>
          <w:rtl w:val="0"/>
        </w:rPr>
      </w:r>
    </w:p>
    <w:bookmarkStart w:colFirst="0" w:colLast="0" w:name="37m2jsg" w:id="50"/>
    <w:bookmarkEnd w:id="50"/>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35. Hai R, Koutras C, Quix C, Jarke M. Data Lakes: A Survey of Functions and Systems.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IEEE Transactions on Knowledge and Data Engineering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2023;35(12):12571-12590. doi:</w:t>
      </w:r>
      <w:hyperlink r:id="rId4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10.1109/TKDE.2023.3270101</w:t>
        </w:r>
      </w:hyperlink>
      <w:r w:rsidDel="00000000" w:rsidR="00000000" w:rsidRPr="00000000">
        <w:rPr>
          <w:rtl w:val="0"/>
        </w:rPr>
      </w:r>
    </w:p>
    <w:bookmarkStart w:colFirst="0" w:colLast="0" w:name="1mrcu09" w:id="51"/>
    <w:bookmarkEnd w:id="51"/>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36. Harby AA, Zulkernine F. From Data Warehouse to Lakehouse: A Comparative Review. 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2022 IEEE International Conference on Big Data (Big 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IEEE; 2022:389-395. doi:</w:t>
      </w:r>
      <w:hyperlink r:id="rId4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10.1109/BigData55660.2022.10020719</w:t>
        </w:r>
      </w:hyperlink>
      <w:r w:rsidDel="00000000" w:rsidR="00000000" w:rsidRPr="00000000">
        <w:rPr>
          <w:rtl w:val="0"/>
        </w:rPr>
      </w:r>
    </w:p>
    <w:bookmarkStart w:colFirst="0" w:colLast="0" w:name="46r0co2" w:id="52"/>
    <w:bookmarkEnd w:id="52"/>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37. Harby AA, Zulkernine F. Data Lakehouse: A Survey and Experimental Study. doi:</w:t>
      </w:r>
      <w:hyperlink r:id="rId4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10.2139/ssrn.4765588</w:t>
        </w:r>
      </w:hyperlink>
      <w:r w:rsidDel="00000000" w:rsidR="00000000" w:rsidRPr="00000000">
        <w:rPr>
          <w:rtl w:val="0"/>
        </w:rPr>
      </w:r>
    </w:p>
    <w:bookmarkStart w:colFirst="0" w:colLast="0" w:name="2lwamvv" w:id="53"/>
    <w:bookmarkEnd w:id="53"/>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38. Pedreira P, Erling O, Karanasos K, et al. The Composable Data Management System Manifesto.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Proc VLDB Endow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2023;16(10):2679-2685. doi:</w:t>
      </w:r>
      <w:hyperlink r:id="rId4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10.14778/3603581.3603604</w:t>
        </w:r>
      </w:hyperlink>
      <w:r w:rsidDel="00000000" w:rsidR="00000000" w:rsidRPr="00000000">
        <w:rPr>
          <w:rtl w:val="0"/>
        </w:rPr>
      </w:r>
    </w:p>
    <w:bookmarkStart w:colFirst="0" w:colLast="0" w:name="111kx3o" w:id="54"/>
    <w:bookmarkEnd w:id="54"/>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39. Armbrust M, Ghodsi A, Xin R, Zaharia M. Lakehouse: A New Generation of Open Platforms that Unify Data Warehousing and Advanced Analytics. In:; 2021:8.</w:t>
      </w:r>
    </w:p>
    <w:bookmarkStart w:colFirst="0" w:colLast="0" w:name="3l18frh" w:id="55"/>
    <w:bookmarkEnd w:id="55"/>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40.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Apache Arrow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2024. Accessed September 20, 2024. </w:t>
      </w:r>
      <w:hyperlink r:id="rId5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https://arrow.apache.org/</w:t>
        </w:r>
      </w:hyperlink>
      <w:r w:rsidDel="00000000" w:rsidR="00000000" w:rsidRPr="00000000">
        <w:rPr>
          <w:rtl w:val="0"/>
        </w:rPr>
      </w:r>
    </w:p>
    <w:bookmarkStart w:colFirst="0" w:colLast="0" w:name="206ipza" w:id="56"/>
    <w:bookmarkEnd w:id="56"/>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41.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Apache Parquet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2024. Accessed September 20, 2024. </w:t>
      </w:r>
      <w:hyperlink r:id="rId5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https://parquet.apache.org/</w:t>
        </w:r>
      </w:hyperlink>
      <w:r w:rsidDel="00000000" w:rsidR="00000000" w:rsidRPr="00000000">
        <w:rPr>
          <w:rtl w:val="0"/>
        </w:rPr>
      </w:r>
    </w:p>
    <w:bookmarkStart w:colFirst="0" w:colLast="0" w:name="4k668n3" w:id="57"/>
    <w:bookmarkEnd w:id="57"/>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42. Jain P, Kraft P, Power C, Das T, Stoica I, Zaharia M. Analyzing and Comparing Lakehouse Storage Systems. Published online 2023.</w:t>
      </w:r>
    </w:p>
    <w:bookmarkStart w:colFirst="0" w:colLast="0" w:name="2zbgiuw" w:id="58"/>
    <w:bookmarkEnd w:id="58"/>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43.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Apache Iceberg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Accessed September 20, 2024. </w:t>
      </w:r>
      <w:hyperlink r:id="rId5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https://iceberg.apache.org/</w:t>
        </w:r>
      </w:hyperlink>
      <w:r w:rsidDel="00000000" w:rsidR="00000000" w:rsidRPr="00000000">
        <w:rPr>
          <w:rtl w:val="0"/>
        </w:rPr>
      </w:r>
    </w:p>
    <w:bookmarkStart w:colFirst="0" w:colLast="0" w:name="1egqt2p" w:id="59"/>
    <w:bookmarkEnd w:id="59"/>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44. User G. An in-process SQL OLAP database management system. Accessed October 10, 2024. </w:t>
      </w:r>
      <w:hyperlink r:id="rId5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https://duckdb.org/</w:t>
        </w:r>
      </w:hyperlink>
      <w:r w:rsidDel="00000000" w:rsidR="00000000" w:rsidRPr="00000000">
        <w:rPr>
          <w:rtl w:val="0"/>
        </w:rPr>
      </w:r>
    </w:p>
    <w:bookmarkStart w:colFirst="0" w:colLast="0" w:name="3ygebqi" w:id="60"/>
    <w:bookmarkEnd w:id="60"/>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45. Karamagi HC, Muneene D, Droti B, et al. eHealth or e-Chaos: The use of Digital Health Interventions for Health Systems Strengthening in sub-Saharan Africa over the last 10 years: A scoping review.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 Glob Health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2022;12:04090. doi:</w:t>
      </w:r>
      <w:hyperlink r:id="rId5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10.7189/jogh.12.04090</w:t>
        </w:r>
      </w:hyperlink>
      <w:r w:rsidDel="00000000" w:rsidR="00000000" w:rsidRPr="00000000">
        <w:rPr>
          <w:rtl w:val="0"/>
        </w:rPr>
      </w:r>
    </w:p>
    <w:bookmarkStart w:colFirst="0" w:colLast="0" w:name="2dlolyb" w:id="61"/>
    <w:bookmarkEnd w:id="61"/>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46. Mehl GL, Seneviratne MG, Berg ML, et al. A full-STAC remedy for global digital health transformation: Open standards, technologies, architectures and content.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Oxford Open Digital Health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2023;1:oqad018. doi:</w:t>
      </w:r>
      <w:hyperlink r:id="rId5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10.1093/oodh/oqad018</w:t>
        </w:r>
      </w:hyperlink>
      <w:r w:rsidDel="00000000" w:rsidR="00000000" w:rsidRPr="00000000">
        <w:rPr>
          <w:rtl w:val="0"/>
        </w:rPr>
      </w:r>
    </w:p>
    <w:bookmarkStart w:colFirst="0" w:colLast="0" w:name="sqyw64" w:id="62"/>
    <w:bookmarkEnd w:id="62"/>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47.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OpenHIE Framework V5.2-En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2024. Accessed August 27, 2024. </w:t>
      </w:r>
      <w:hyperlink r:id="rId5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https://ohie.org/</w:t>
        </w:r>
      </w:hyperlink>
      <w:r w:rsidDel="00000000" w:rsidR="00000000" w:rsidRPr="00000000">
        <w:rPr>
          <w:rtl w:val="0"/>
        </w:rPr>
      </w:r>
    </w:p>
    <w:bookmarkStart w:colFirst="0" w:colLast="0" w:name="3cqmetx" w:id="63"/>
    <w:bookmarkEnd w:id="63"/>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48. Mamuye AL, Yilma TM, Abdulwahab A, et al. Health information exchange policy and standards for digital health systems in africa: A systematic review.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PLOS Digital Health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2022;1(10):e0000118. doi:</w:t>
      </w:r>
      <w:hyperlink r:id="rId5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10.1371/journal.pdig.0000118</w:t>
        </w:r>
      </w:hyperlink>
      <w:r w:rsidDel="00000000" w:rsidR="00000000" w:rsidRPr="00000000">
        <w:rPr>
          <w:rtl w:val="0"/>
        </w:rPr>
      </w:r>
    </w:p>
    <w:bookmarkStart w:colFirst="0" w:colLast="0" w:name="1rvwp1q" w:id="64"/>
    <w:bookmarkEnd w:id="64"/>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49. Dalhatu I, Aniekwe C, Bashorun A, et al. From Paper Files to Web-Based Application for Data-Driven Monitoring of HIV Programs: Nigeria’s Journey to a National Data Repository for Decision-Making and Patient Care.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Methods Inf Med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2023;62(03/04):130-139. doi:</w:t>
      </w:r>
      <w:hyperlink r:id="rId5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10.1055/s-0043-1768711</w:t>
        </w:r>
      </w:hyperlink>
      <w:r w:rsidDel="00000000" w:rsidR="00000000" w:rsidRPr="00000000">
        <w:rPr>
          <w:rtl w:val="0"/>
        </w:rPr>
      </w:r>
    </w:p>
    <w:bookmarkStart w:colFirst="0" w:colLast="0" w:name="4bvk7pj" w:id="65"/>
    <w:bookmarkEnd w:id="65"/>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50. Thaiya MS, Julia K, Joram M, Benard M, Nambiro DA. Adoption of ICT to Enhance Access to Healthcare in Kenya.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IOSR-JCE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2021;23(2):45-50.</w:t>
      </w:r>
    </w:p>
    <w:bookmarkStart w:colFirst="0" w:colLast="0" w:name="2r0uhxc" w:id="66"/>
    <w:bookmarkEnd w:id="66"/>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51. Nsaghurwe A, Dwivedi V, Ndesanjo W, et al. One country’s journey to interoperability: Tanzania’s experience developing and implementing a national health information exchange.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BMC Medical Informatics and Decision Making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2021;21(1):139. doi:</w:t>
      </w:r>
      <w:hyperlink r:id="rId5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10.1186/s12911-021-01499-6</w:t>
        </w:r>
      </w:hyperlink>
      <w:r w:rsidDel="00000000" w:rsidR="00000000" w:rsidRPr="00000000">
        <w:rPr>
          <w:rtl w:val="0"/>
        </w:rPr>
      </w:r>
    </w:p>
    <w:bookmarkStart w:colFirst="0" w:colLast="0" w:name="1664s55" w:id="67"/>
    <w:bookmarkEnd w:id="67"/>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52. HAPI FHIR - The Open Source FHIR API for Java. Accessed September 20, 2024. </w:t>
      </w:r>
      <w:hyperlink r:id="rId6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https://hapifhir.io/</w:t>
        </w:r>
      </w:hyperlink>
      <w:r w:rsidDel="00000000" w:rsidR="00000000" w:rsidRPr="00000000">
        <w:rPr>
          <w:rtl w:val="0"/>
        </w:rPr>
      </w:r>
    </w:p>
    <w:bookmarkStart w:colFirst="0" w:colLast="0" w:name="3q5sasy" w:id="68"/>
    <w:bookmarkEnd w:id="68"/>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53. Syzdykova A, Malta A, Zolfo M, Diro E, Oliveira JL. Open-Source Electronic Health Record Systems for Low-Resource Settings: Systematic Review.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JMIR Medical Informatics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2017;5(4):e44. doi:</w:t>
      </w:r>
      <w:hyperlink r:id="rId6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10.2196/medinform.8131</w:t>
        </w:r>
      </w:hyperlink>
      <w:r w:rsidDel="00000000" w:rsidR="00000000" w:rsidRPr="00000000">
        <w:rPr>
          <w:rtl w:val="0"/>
        </w:rPr>
      </w:r>
    </w:p>
    <w:bookmarkStart w:colFirst="0" w:colLast="0" w:name="25b2l0r" w:id="69"/>
    <w:bookmarkEnd w:id="69"/>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54. Mehl G. Open Smart Register Platform (OpenSRP).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OpenSRP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2020;5:42-43. Accessed January 21, 2023. </w:t>
      </w:r>
      <w:hyperlink r:id="rId6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https://lib.digitalsquare.io/handle/123456789/77592</w:t>
        </w:r>
      </w:hyperlink>
      <w:r w:rsidDel="00000000" w:rsidR="00000000" w:rsidRPr="00000000">
        <w:rPr>
          <w:rtl w:val="0"/>
        </w:rPr>
      </w:r>
    </w:p>
    <w:bookmarkStart w:colFirst="0" w:colLast="0" w:name="kgcv8k" w:id="70"/>
    <w:bookmarkEnd w:id="70"/>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55. Open Health Stack. Accessed September 20, 2024. </w:t>
      </w:r>
      <w:hyperlink r:id="rId6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https://developers.google.com/open-health-stack</w:t>
        </w:r>
      </w:hyperlink>
      <w:r w:rsidDel="00000000" w:rsidR="00000000" w:rsidRPr="00000000">
        <w:rPr>
          <w:rtl w:val="0"/>
        </w:rPr>
      </w:r>
    </w:p>
    <w:bookmarkStart w:colFirst="0" w:colLast="0" w:name="34g0dwd" w:id="71"/>
    <w:bookmarkEnd w:id="71"/>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56. Development SI for. BUNDA App. May 9, 2023. Accessed January 18, 2024. </w:t>
      </w:r>
      <w:hyperlink r:id="rId64">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https://www.sid-indonesia.org/post/bunda-app</w:t>
        </w:r>
      </w:hyperlink>
      <w:r w:rsidDel="00000000" w:rsidR="00000000" w:rsidRPr="00000000">
        <w:rPr>
          <w:rtl w:val="0"/>
        </w:rPr>
      </w:r>
    </w:p>
    <w:bookmarkStart w:colFirst="0" w:colLast="0" w:name="1jlao46" w:id="72"/>
    <w:bookmarkEnd w:id="72"/>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57. Kurniawan K, FitriaSyah I, Jayakusuma AR, et al. Midwife service coverage, quality of work, and client health improved after deployment of an OpenSRP-driven client management application in Indonesia. In: Atlantis Press; 2019:155-162. doi:</w:t>
      </w:r>
      <w:hyperlink r:id="rId65">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10.2991/ichs-18.2019.21</w:t>
        </w:r>
      </w:hyperlink>
      <w:r w:rsidDel="00000000" w:rsidR="00000000" w:rsidRPr="00000000">
        <w:rPr>
          <w:rtl w:val="0"/>
        </w:rPr>
      </w:r>
    </w:p>
    <w:bookmarkStart w:colFirst="0" w:colLast="0" w:name="43ky6rz" w:id="73"/>
    <w:bookmarkEnd w:id="73"/>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58. ClickHouse. Clickhouse: Fast Open-Source OLAP DBMS. Accessed September 20, 2024. </w:t>
      </w:r>
      <w:hyperlink r:id="rId66">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https://clickhouse.com</w:t>
        </w:r>
      </w:hyperlink>
      <w:r w:rsidDel="00000000" w:rsidR="00000000" w:rsidRPr="00000000">
        <w:rPr>
          <w:rtl w:val="0"/>
        </w:rPr>
      </w:r>
    </w:p>
    <w:bookmarkStart w:colFirst="0" w:colLast="0" w:name="2iq8gzs" w:id="74"/>
    <w:bookmarkEnd w:id="74"/>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59. Dbt. Accessed September 20, 2024. </w:t>
      </w:r>
      <w:hyperlink r:id="rId67">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https://www.getdbt.com/index</w:t>
        </w:r>
      </w:hyperlink>
      <w:r w:rsidDel="00000000" w:rsidR="00000000" w:rsidRPr="00000000">
        <w:rPr>
          <w:rtl w:val="0"/>
        </w:rPr>
      </w:r>
    </w:p>
    <w:bookmarkStart w:colFirst="0" w:colLast="0" w:name="xvir7l" w:id="75"/>
    <w:bookmarkEnd w:id="75"/>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60. Balch JA, Ruppert MM, Loftus TJ, et al. Machine Learning–Enabled Clinical Information Systems Using Fast Healthcare Interoperability Resources Data Standards: Scoping Review.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JMIR Medical Informatics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2023;11(1):e48297. doi:</w:t>
      </w:r>
      <w:hyperlink r:id="rId68">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10.2196/48297</w:t>
        </w:r>
      </w:hyperlink>
      <w:r w:rsidDel="00000000" w:rsidR="00000000" w:rsidRPr="00000000">
        <w:rPr>
          <w:rtl w:val="0"/>
        </w:rPr>
      </w:r>
    </w:p>
    <w:bookmarkStart w:colFirst="0" w:colLast="0" w:name="3hv69ve" w:id="76"/>
    <w:bookmarkEnd w:id="76"/>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61. Estrin D, Sim I. Health care delivery. Open mHealth architecture: An engine for health care innovation.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Science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2010;330(6005):759-760. doi:</w:t>
      </w:r>
      <w:hyperlink r:id="rId69">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10.1126/science.1196187</w:t>
        </w:r>
      </w:hyperlink>
      <w:r w:rsidDel="00000000" w:rsidR="00000000" w:rsidRPr="00000000">
        <w:rPr>
          <w:rtl w:val="0"/>
        </w:rPr>
      </w:r>
    </w:p>
    <w:bookmarkStart w:colFirst="0" w:colLast="0" w:name="1x0gk37" w:id="77"/>
    <w:bookmarkEnd w:id="77"/>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62. Beck M. On the hourglass model.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Communications of the ACM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2019;62(7):48-57. doi:</w:t>
      </w:r>
      <w:hyperlink r:id="rId70">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10.1145/3274770</w:t>
        </w:r>
      </w:hyperlink>
      <w:r w:rsidDel="00000000" w:rsidR="00000000" w:rsidRPr="00000000">
        <w:rPr>
          <w:rtl w:val="0"/>
        </w:rPr>
      </w:r>
    </w:p>
    <w:bookmarkStart w:colFirst="0" w:colLast="0" w:name="4h042r0" w:id="78"/>
    <w:bookmarkEnd w:id="78"/>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63. Digital Public Goods Alliance. 2024. Accessed February 5, 2024. </w:t>
      </w:r>
      <w:hyperlink r:id="rId7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https://digitalpublicgoods.net/</w:t>
        </w:r>
      </w:hyperlink>
      <w:r w:rsidDel="00000000" w:rsidR="00000000" w:rsidRPr="00000000">
        <w:rPr>
          <w:rtl w:val="0"/>
        </w:rPr>
      </w:r>
    </w:p>
    <w:bookmarkStart w:colFirst="0" w:colLast="0" w:name="2w5ecyt" w:id="79"/>
    <w:bookmarkEnd w:id="79"/>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64. Instant OpenHIE V2. Published online July 3, 2024. Accessed September 20, 2024. </w:t>
      </w:r>
      <w:hyperlink r:id="rId7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https://jembi.gitbook.io/instant-v2/</w:t>
        </w:r>
      </w:hyperlink>
      <w:r w:rsidDel="00000000" w:rsidR="00000000" w:rsidRPr="00000000">
        <w:rPr>
          <w:rtl w:val="0"/>
        </w:rPr>
      </w:r>
    </w:p>
    <w:sectPr>
      <w:pgSz w:h="15840" w:w="12240" w:orient="portrait"/>
      <w:pgMar w:bottom="1440" w:top="1440" w:left="1440" w:right="1440" w:header="360" w:footer="36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Femke Heddema" w:id="0" w:date="2024-12-17T08:29:24Z">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Misschien moeten we dit nog enigszins toelichten wat 'diverse' en 'rich' in deze context betekent?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4"/>
      <w:szCs w:val="24"/>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sz w:val="24"/>
      <w:szCs w:val="24"/>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sz w:val="24"/>
      <w:szCs w:val="24"/>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sz w:val="24"/>
      <w:szCs w:val="24"/>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5">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6">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7">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8">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93/jamia/ocad235" TargetMode="External"/><Relationship Id="rId42" Type="http://schemas.openxmlformats.org/officeDocument/2006/relationships/hyperlink" Target="https://doi.org/10.1371/journal.pone.0223010" TargetMode="External"/><Relationship Id="rId41" Type="http://schemas.openxmlformats.org/officeDocument/2006/relationships/hyperlink" Target="https://doi.org/10.1016/j.csbj.2024.02.014" TargetMode="External"/><Relationship Id="rId44" Type="http://schemas.openxmlformats.org/officeDocument/2006/relationships/hyperlink" Target="https://doi.org/10.1016/j.ijmedinf.2022.104925" TargetMode="External"/><Relationship Id="rId43" Type="http://schemas.openxmlformats.org/officeDocument/2006/relationships/hyperlink" Target="https://doi.org/10.1016/j.jbi.2023.104338" TargetMode="External"/><Relationship Id="rId46" Type="http://schemas.openxmlformats.org/officeDocument/2006/relationships/hyperlink" Target="https://doi.org/10.1109/TKDE.2023.3270101" TargetMode="External"/><Relationship Id="rId45" Type="http://schemas.openxmlformats.org/officeDocument/2006/relationships/hyperlink" Target="https://omoponfhir.or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48" Type="http://schemas.openxmlformats.org/officeDocument/2006/relationships/hyperlink" Target="https://doi.org/10.2139/ssrn.4765588" TargetMode="External"/><Relationship Id="rId47" Type="http://schemas.openxmlformats.org/officeDocument/2006/relationships/hyperlink" Target="https://doi.org/10.1109/BigData55660.2022.10020719" TargetMode="External"/><Relationship Id="rId49" Type="http://schemas.openxmlformats.org/officeDocument/2006/relationships/hyperlink" Target="https://doi.org/10.14778/3603581.3603604"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4.png"/><Relationship Id="rId72" Type="http://schemas.openxmlformats.org/officeDocument/2006/relationships/hyperlink" Target="https://jembi.gitbook.io/instant-v2/" TargetMode="External"/><Relationship Id="rId31" Type="http://schemas.openxmlformats.org/officeDocument/2006/relationships/hyperlink" Target="https://health-ri.atlassian.net/wiki/spaces/HNG/pages/249073646/Agreements+on+the+National+Health+Data+Infrastructure+for+Research+Policy+and+Innovation" TargetMode="External"/><Relationship Id="rId30" Type="http://schemas.openxmlformats.org/officeDocument/2006/relationships/hyperlink" Target="https://plugin.healthcare/" TargetMode="External"/><Relationship Id="rId33" Type="http://schemas.openxmlformats.org/officeDocument/2006/relationships/hyperlink" Target="https://www.ohdsi.org/2022showcase-33/" TargetMode="External"/><Relationship Id="rId32" Type="http://schemas.openxmlformats.org/officeDocument/2006/relationships/hyperlink" Target="https://doi.org/10.1016/j.cmpb.2021.106394" TargetMode="External"/><Relationship Id="rId35" Type="http://schemas.openxmlformats.org/officeDocument/2006/relationships/hyperlink" Target="https://doi.org/10.1183/23120541.00168-2022" TargetMode="External"/><Relationship Id="rId34" Type="http://schemas.openxmlformats.org/officeDocument/2006/relationships/hyperlink" Target="https://doi.org/10.1016/j.jbi.2024.104661" TargetMode="External"/><Relationship Id="rId71" Type="http://schemas.openxmlformats.org/officeDocument/2006/relationships/hyperlink" Target="https://digitalpublicgoods.net/" TargetMode="External"/><Relationship Id="rId70" Type="http://schemas.openxmlformats.org/officeDocument/2006/relationships/hyperlink" Target="https://doi.org/10.1145/3274770" TargetMode="External"/><Relationship Id="rId37" Type="http://schemas.openxmlformats.org/officeDocument/2006/relationships/hyperlink" Target="https://www.ncbi.nlm.nih.gov/pmc/articles/PMC8075508/" TargetMode="External"/><Relationship Id="rId36" Type="http://schemas.openxmlformats.org/officeDocument/2006/relationships/hyperlink" Target="https://www.ohdsi-europe.org/images/symposium-2024/Posters/poster%20OHDSI%20FHIN%20Camille%20Deltomme%20-%20Camille%20Deltomme.pdf" TargetMode="External"/><Relationship Id="rId39" Type="http://schemas.openxmlformats.org/officeDocument/2006/relationships/hyperlink" Target="https://doi.org/10.3233/SHTI220682" TargetMode="External"/><Relationship Id="rId38" Type="http://schemas.openxmlformats.org/officeDocument/2006/relationships/hyperlink" Target="https://doi.org/10.1007/978-981-15-6315-7_7" TargetMode="External"/><Relationship Id="rId62" Type="http://schemas.openxmlformats.org/officeDocument/2006/relationships/hyperlink" Target="https://lib.digitalsquare.io/handle/123456789/77592" TargetMode="External"/><Relationship Id="rId61" Type="http://schemas.openxmlformats.org/officeDocument/2006/relationships/hyperlink" Target="https://doi.org/10.2196/medinform.8131" TargetMode="External"/><Relationship Id="rId20" Type="http://schemas.openxmlformats.org/officeDocument/2006/relationships/hyperlink" Target="http://hcxprotocol.io/" TargetMode="External"/><Relationship Id="rId64" Type="http://schemas.openxmlformats.org/officeDocument/2006/relationships/hyperlink" Target="https://www.sid-indonesia.org/post/bunda-app" TargetMode="External"/><Relationship Id="rId63" Type="http://schemas.openxmlformats.org/officeDocument/2006/relationships/hyperlink" Target="https://developers.google.com/open-health-stack" TargetMode="External"/><Relationship Id="rId22" Type="http://schemas.openxmlformats.org/officeDocument/2006/relationships/hyperlink" Target="https://doi.org/10.1093/jamia/ocab028" TargetMode="External"/><Relationship Id="rId66" Type="http://schemas.openxmlformats.org/officeDocument/2006/relationships/hyperlink" Target="https://clickhouse.com" TargetMode="External"/><Relationship Id="rId21" Type="http://schemas.openxmlformats.org/officeDocument/2006/relationships/hyperlink" Target="https://doi.org/10.1038/s41746-020-00358-4" TargetMode="External"/><Relationship Id="rId65" Type="http://schemas.openxmlformats.org/officeDocument/2006/relationships/hyperlink" Target="https://doi.org/10.2991/ichs-18.2019.21" TargetMode="External"/><Relationship Id="rId24" Type="http://schemas.openxmlformats.org/officeDocument/2006/relationships/hyperlink" Target="https://confluence.hl7.org/display/FHIR/Open+Source+Implementations" TargetMode="External"/><Relationship Id="rId68" Type="http://schemas.openxmlformats.org/officeDocument/2006/relationships/hyperlink" Target="https://doi.org/10.2196/48297" TargetMode="External"/><Relationship Id="rId23" Type="http://schemas.openxmlformats.org/officeDocument/2006/relationships/hyperlink" Target="https://build.fhir.org/ig/FHIR/sql-on-fhir-v2/" TargetMode="External"/><Relationship Id="rId67" Type="http://schemas.openxmlformats.org/officeDocument/2006/relationships/hyperlink" Target="https://www.getdbt.com/index" TargetMode="External"/><Relationship Id="rId60" Type="http://schemas.openxmlformats.org/officeDocument/2006/relationships/hyperlink" Target="https://hapifhir.io/" TargetMode="External"/><Relationship Id="rId26" Type="http://schemas.openxmlformats.org/officeDocument/2006/relationships/hyperlink" Target="https://openehr.org/products_tools/platform/" TargetMode="External"/><Relationship Id="rId25" Type="http://schemas.openxmlformats.org/officeDocument/2006/relationships/hyperlink" Target="https://www.ohdsi.org/software-tools/" TargetMode="External"/><Relationship Id="rId69" Type="http://schemas.openxmlformats.org/officeDocument/2006/relationships/hyperlink" Target="https://doi.org/10.1126/science.1196187" TargetMode="External"/><Relationship Id="rId28" Type="http://schemas.openxmlformats.org/officeDocument/2006/relationships/hyperlink" Target="https://doi.org/10.1038/s41746-020-00323-1" TargetMode="External"/><Relationship Id="rId27" Type="http://schemas.openxmlformats.org/officeDocument/2006/relationships/hyperlink" Target="https://www.ehrbase.org/" TargetMode="External"/><Relationship Id="rId29" Type="http://schemas.openxmlformats.org/officeDocument/2006/relationships/hyperlink" Target="https://doi.org/10.1016/j.xcrm.2024.101419" TargetMode="External"/><Relationship Id="rId51" Type="http://schemas.openxmlformats.org/officeDocument/2006/relationships/hyperlink" Target="https://parquet.apache.org/" TargetMode="External"/><Relationship Id="rId50" Type="http://schemas.openxmlformats.org/officeDocument/2006/relationships/hyperlink" Target="https://arrow.apache.org/" TargetMode="External"/><Relationship Id="rId53" Type="http://schemas.openxmlformats.org/officeDocument/2006/relationships/hyperlink" Target="https://duckdb.org/" TargetMode="External"/><Relationship Id="rId52" Type="http://schemas.openxmlformats.org/officeDocument/2006/relationships/hyperlink" Target="https://iceberg.apache.org/" TargetMode="External"/><Relationship Id="rId11" Type="http://schemas.openxmlformats.org/officeDocument/2006/relationships/hyperlink" Target="https://jembi.gitbook.io/" TargetMode="External"/><Relationship Id="rId55" Type="http://schemas.openxmlformats.org/officeDocument/2006/relationships/hyperlink" Target="https://doi.org/10.1093/oodh/oqad018" TargetMode="External"/><Relationship Id="rId10" Type="http://schemas.openxmlformats.org/officeDocument/2006/relationships/image" Target="media/image1.png"/><Relationship Id="rId54" Type="http://schemas.openxmlformats.org/officeDocument/2006/relationships/hyperlink" Target="https://doi.org/10.7189/jogh.12.04090" TargetMode="External"/><Relationship Id="rId13" Type="http://schemas.openxmlformats.org/officeDocument/2006/relationships/hyperlink" Target="https://docs.opensrp.io/" TargetMode="External"/><Relationship Id="rId57" Type="http://schemas.openxmlformats.org/officeDocument/2006/relationships/hyperlink" Target="https://doi.org/10.1371/journal.pdig.0000118" TargetMode="External"/><Relationship Id="rId12" Type="http://schemas.openxmlformats.org/officeDocument/2006/relationships/image" Target="media/image2.png"/><Relationship Id="rId56" Type="http://schemas.openxmlformats.org/officeDocument/2006/relationships/hyperlink" Target="https://ohie.org/" TargetMode="External"/><Relationship Id="rId15" Type="http://schemas.openxmlformats.org/officeDocument/2006/relationships/hyperlink" Target="https://doi.org/10.1057/s41265-016-0033-3" TargetMode="External"/><Relationship Id="rId59" Type="http://schemas.openxmlformats.org/officeDocument/2006/relationships/hyperlink" Target="https://doi.org/10.1186/s12911-021-01499-6" TargetMode="External"/><Relationship Id="rId14" Type="http://schemas.openxmlformats.org/officeDocument/2006/relationships/hyperlink" Target="https://doi.org/10.2196/55779" TargetMode="External"/><Relationship Id="rId58" Type="http://schemas.openxmlformats.org/officeDocument/2006/relationships/hyperlink" Target="https://doi.org/10.1055/s-0043-1768711" TargetMode="External"/><Relationship Id="rId17" Type="http://schemas.openxmlformats.org/officeDocument/2006/relationships/hyperlink" Target="https://doi.org/10.2196/jmir.1521" TargetMode="External"/><Relationship Id="rId16" Type="http://schemas.openxmlformats.org/officeDocument/2006/relationships/hyperlink" Target="https://openfuture.pubpub.org/pub/paradox-of-open/release/1" TargetMode="External"/><Relationship Id="rId19" Type="http://schemas.openxmlformats.org/officeDocument/2006/relationships/hyperlink" Target="https://simplifier.net/organization/firely/news/153" TargetMode="External"/><Relationship Id="rId18" Type="http://schemas.openxmlformats.org/officeDocument/2006/relationships/hyperlink" Target="https://en.wikipedia.org/w/index.php?title=GSM&amp;oldid=12456752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affiliations</vt:lpwstr>
  </property>
  <property fmtid="{D5CDD505-2E9C-101B-9397-08002B2CF9AE}" pid="4" name="authors">
    <vt:lpwstr>authors</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by-affiliation</vt:lpwstr>
  </property>
  <property fmtid="{D5CDD505-2E9C-101B-9397-08002B2CF9AE}" pid="8" name="by-author">
    <vt:lpwstr>by-author</vt:lpwstr>
  </property>
  <property fmtid="{D5CDD505-2E9C-101B-9397-08002B2CF9AE}" pid="9" name="csl">
    <vt:lpwstr>american-medical-association-brackets.csl</vt:lpwstr>
  </property>
  <property fmtid="{D5CDD505-2E9C-101B-9397-08002B2CF9AE}" pid="10" name="header-includes">
    <vt:lpwstr>header-includes</vt:lpwstr>
  </property>
  <property fmtid="{D5CDD505-2E9C-101B-9397-08002B2CF9AE}" pid="11" name="include-after">
    <vt:lpwstr>include-after</vt:lpwstr>
  </property>
  <property fmtid="{D5CDD505-2E9C-101B-9397-08002B2CF9AE}" pid="12" name="include-before">
    <vt:lpwstr>include-before</vt:lpwstr>
  </property>
  <property fmtid="{D5CDD505-2E9C-101B-9397-08002B2CF9AE}" pid="13" name="labels">
    <vt:lpwstr>labels</vt:lpwstr>
  </property>
  <property fmtid="{D5CDD505-2E9C-101B-9397-08002B2CF9AE}" pid="14" name="reference-section-title">
    <vt:lpwstr>References</vt:lpwstr>
  </property>
  <property fmtid="{D5CDD505-2E9C-101B-9397-08002B2CF9AE}" pid="15" name="toc-title">
    <vt:lpwstr>Table of contents</vt:lpwstr>
  </property>
</Properties>
</file>